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65A" w:rsidRPr="00D021D3" w:rsidRDefault="00A16B07" w:rsidP="00D021D3">
      <w:pPr>
        <w:rPr>
          <w:rFonts w:ascii="Arial" w:hAnsi="Arial" w:cs="Arial"/>
          <w:sz w:val="22"/>
          <w:szCs w:val="22"/>
        </w:rPr>
      </w:pPr>
      <w:r>
        <w:rPr>
          <w:rFonts w:ascii="Arial" w:hAnsi="Arial" w:cs="Arial"/>
          <w:noProof/>
          <w:sz w:val="22"/>
          <w:szCs w:val="22"/>
        </w:rPr>
        <w:drawing>
          <wp:anchor distT="0" distB="0" distL="114300" distR="114300" simplePos="0" relativeHeight="251656192" behindDoc="1" locked="0" layoutInCell="1" allowOverlap="1">
            <wp:simplePos x="0" y="0"/>
            <wp:positionH relativeFrom="column">
              <wp:posOffset>-60325</wp:posOffset>
            </wp:positionH>
            <wp:positionV relativeFrom="paragraph">
              <wp:posOffset>-328930</wp:posOffset>
            </wp:positionV>
            <wp:extent cx="1270000" cy="519430"/>
            <wp:effectExtent l="0" t="0" r="0" b="0"/>
            <wp:wrapNone/>
            <wp:docPr id="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a:extLst>
                        <a:ext uri="{28A0092B-C50C-407E-A947-70E740481C1C}">
                          <a14:useLocalDpi xmlns:a14="http://schemas.microsoft.com/office/drawing/2010/main" val="0"/>
                        </a:ext>
                      </a:extLst>
                    </a:blip>
                    <a:srcRect l="40422" t="31384" r="38306" b="56247"/>
                    <a:stretch>
                      <a:fillRect/>
                    </a:stretch>
                  </pic:blipFill>
                  <pic:spPr bwMode="auto">
                    <a:xfrm>
                      <a:off x="0" y="0"/>
                      <a:ext cx="1270000" cy="5194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284" w:type="dxa"/>
        <w:tblBorders>
          <w:top w:val="single" w:sz="8" w:space="0" w:color="auto"/>
          <w:bottom w:val="single" w:sz="8" w:space="0" w:color="auto"/>
        </w:tblBorders>
        <w:tblLayout w:type="fixed"/>
        <w:tblCellMar>
          <w:left w:w="70" w:type="dxa"/>
          <w:right w:w="70" w:type="dxa"/>
        </w:tblCellMar>
        <w:tblLook w:val="0000" w:firstRow="0" w:lastRow="0" w:firstColumn="0" w:lastColumn="0" w:noHBand="0" w:noVBand="0"/>
      </w:tblPr>
      <w:tblGrid>
        <w:gridCol w:w="9284"/>
      </w:tblGrid>
      <w:tr w:rsidR="001A565A" w:rsidRPr="00423395" w:rsidTr="00684FCE">
        <w:tblPrEx>
          <w:tblCellMar>
            <w:top w:w="0" w:type="dxa"/>
            <w:bottom w:w="0" w:type="dxa"/>
          </w:tblCellMar>
        </w:tblPrEx>
        <w:trPr>
          <w:cantSplit/>
          <w:trHeight w:val="460"/>
        </w:trPr>
        <w:tc>
          <w:tcPr>
            <w:tcW w:w="9284" w:type="dxa"/>
          </w:tcPr>
          <w:p w:rsidR="009108E1" w:rsidRPr="00423395" w:rsidRDefault="009108E1" w:rsidP="009108E1">
            <w:pPr>
              <w:pStyle w:val="Header"/>
              <w:tabs>
                <w:tab w:val="clear" w:pos="4536"/>
                <w:tab w:val="clear" w:pos="9072"/>
              </w:tabs>
              <w:jc w:val="center"/>
              <w:rPr>
                <w:rFonts w:ascii="Arial" w:hAnsi="Arial"/>
                <w:sz w:val="40"/>
              </w:rPr>
            </w:pPr>
            <w:r w:rsidRPr="00423395">
              <w:rPr>
                <w:rFonts w:ascii="Arial" w:hAnsi="Arial"/>
                <w:sz w:val="40"/>
              </w:rPr>
              <w:t>Organizační řád</w:t>
            </w:r>
          </w:p>
          <w:p w:rsidR="001A565A" w:rsidRPr="00423395" w:rsidRDefault="009108E1" w:rsidP="00A038C1">
            <w:pPr>
              <w:pStyle w:val="Header"/>
              <w:tabs>
                <w:tab w:val="clear" w:pos="4536"/>
                <w:tab w:val="clear" w:pos="9072"/>
              </w:tabs>
              <w:jc w:val="center"/>
              <w:rPr>
                <w:rFonts w:ascii="Arial" w:hAnsi="Arial"/>
              </w:rPr>
            </w:pPr>
            <w:r w:rsidRPr="00423395">
              <w:rPr>
                <w:rFonts w:ascii="Arial" w:hAnsi="Arial"/>
                <w:sz w:val="40"/>
                <w:szCs w:val="40"/>
              </w:rPr>
              <w:t xml:space="preserve">Útvaru náměstka pro </w:t>
            </w:r>
            <w:r w:rsidR="00BA3237" w:rsidRPr="00423395">
              <w:rPr>
                <w:rFonts w:ascii="Arial" w:hAnsi="Arial"/>
                <w:sz w:val="40"/>
                <w:szCs w:val="40"/>
              </w:rPr>
              <w:t>vědu</w:t>
            </w:r>
            <w:r w:rsidR="00A038C1" w:rsidRPr="00423395">
              <w:rPr>
                <w:rFonts w:ascii="Arial" w:hAnsi="Arial"/>
                <w:sz w:val="40"/>
                <w:szCs w:val="40"/>
              </w:rPr>
              <w:t xml:space="preserve"> a </w:t>
            </w:r>
            <w:r w:rsidR="00BA3237" w:rsidRPr="00423395">
              <w:rPr>
                <w:rFonts w:ascii="Arial" w:hAnsi="Arial"/>
                <w:sz w:val="40"/>
                <w:szCs w:val="40"/>
              </w:rPr>
              <w:t xml:space="preserve">výzkum </w:t>
            </w:r>
          </w:p>
        </w:tc>
      </w:tr>
    </w:tbl>
    <w:p w:rsidR="001A565A" w:rsidRPr="00423395" w:rsidRDefault="001A565A" w:rsidP="00D021D3">
      <w:pPr>
        <w:rPr>
          <w:rFonts w:ascii="Arial" w:hAnsi="Arial" w:cs="Arial"/>
          <w:sz w:val="22"/>
          <w:szCs w:val="22"/>
        </w:rPr>
      </w:pPr>
    </w:p>
    <w:p w:rsidR="001A565A" w:rsidRPr="00423395" w:rsidRDefault="001A565A" w:rsidP="00D021D3">
      <w:pPr>
        <w:rPr>
          <w:rFonts w:ascii="Arial" w:hAnsi="Arial" w:cs="Arial"/>
          <w:sz w:val="22"/>
          <w:szCs w:val="22"/>
        </w:rPr>
      </w:pPr>
    </w:p>
    <w:p w:rsidR="001A565A" w:rsidRPr="00423395" w:rsidRDefault="001A565A" w:rsidP="006A1AC8">
      <w:pPr>
        <w:jc w:val="both"/>
        <w:rPr>
          <w:rFonts w:ascii="Arial" w:hAnsi="Arial"/>
          <w:sz w:val="22"/>
        </w:rPr>
      </w:pPr>
    </w:p>
    <w:p w:rsidR="001A565A" w:rsidRPr="00423395" w:rsidRDefault="001A565A">
      <w:pPr>
        <w:rPr>
          <w:rFonts w:ascii="Arial" w:hAnsi="Arial"/>
          <w:sz w:val="24"/>
          <w:u w:val="single"/>
        </w:rPr>
      </w:pPr>
      <w:r w:rsidRPr="00423395">
        <w:rPr>
          <w:rFonts w:ascii="Arial" w:hAnsi="Arial"/>
          <w:sz w:val="24"/>
          <w:u w:val="single"/>
        </w:rPr>
        <w:t>Obsah</w:t>
      </w:r>
    </w:p>
    <w:p w:rsidR="001A565A" w:rsidRPr="00423395" w:rsidRDefault="001A565A">
      <w:pPr>
        <w:jc w:val="both"/>
        <w:rPr>
          <w:rFonts w:ascii="Arial" w:hAnsi="Arial"/>
          <w:sz w:val="22"/>
        </w:rPr>
      </w:pPr>
    </w:p>
    <w:p w:rsidR="00CE166D" w:rsidRPr="00423395" w:rsidRDefault="00DF2EFE">
      <w:pPr>
        <w:pStyle w:val="TOC1"/>
        <w:rPr>
          <w:rFonts w:ascii="Calibri" w:hAnsi="Calibri"/>
          <w:b w:val="0"/>
          <w:szCs w:val="22"/>
        </w:rPr>
      </w:pPr>
      <w:r w:rsidRPr="00423395">
        <w:rPr>
          <w:rFonts w:cs="Arial"/>
        </w:rPr>
        <w:fldChar w:fldCharType="begin"/>
      </w:r>
      <w:r w:rsidRPr="00423395">
        <w:rPr>
          <w:rFonts w:cs="Arial"/>
        </w:rPr>
        <w:instrText xml:space="preserve"> TOC \o "1-3" </w:instrText>
      </w:r>
      <w:r w:rsidRPr="00423395">
        <w:rPr>
          <w:rFonts w:cs="Arial"/>
        </w:rPr>
        <w:fldChar w:fldCharType="separate"/>
      </w:r>
      <w:r w:rsidR="00CE166D" w:rsidRPr="00423395">
        <w:t>1.</w:t>
      </w:r>
      <w:r w:rsidR="00CE166D" w:rsidRPr="00423395">
        <w:rPr>
          <w:rFonts w:ascii="Calibri" w:hAnsi="Calibri"/>
          <w:b w:val="0"/>
          <w:szCs w:val="22"/>
        </w:rPr>
        <w:tab/>
      </w:r>
      <w:r w:rsidR="00CE166D" w:rsidRPr="00423395">
        <w:t>Účel</w:t>
      </w:r>
      <w:r w:rsidR="00CE166D" w:rsidRPr="00423395">
        <w:tab/>
      </w:r>
      <w:r w:rsidR="00CE166D" w:rsidRPr="00423395">
        <w:fldChar w:fldCharType="begin"/>
      </w:r>
      <w:r w:rsidR="00CE166D" w:rsidRPr="00423395">
        <w:instrText xml:space="preserve"> PAGEREF _Toc118789286 \h </w:instrText>
      </w:r>
      <w:r w:rsidR="00CE166D" w:rsidRPr="00423395">
        <w:fldChar w:fldCharType="separate"/>
      </w:r>
      <w:r w:rsidR="00CE166D" w:rsidRPr="00423395">
        <w:t>2</w:t>
      </w:r>
      <w:r w:rsidR="00CE166D" w:rsidRPr="00423395">
        <w:fldChar w:fldCharType="end"/>
      </w:r>
    </w:p>
    <w:p w:rsidR="00CE166D" w:rsidRPr="00423395" w:rsidRDefault="00CE166D">
      <w:pPr>
        <w:pStyle w:val="TOC1"/>
        <w:rPr>
          <w:rFonts w:ascii="Calibri" w:hAnsi="Calibri"/>
          <w:b w:val="0"/>
          <w:szCs w:val="22"/>
        </w:rPr>
      </w:pPr>
      <w:r w:rsidRPr="00423395">
        <w:t>2.</w:t>
      </w:r>
      <w:r w:rsidRPr="00423395">
        <w:rPr>
          <w:rFonts w:ascii="Calibri" w:hAnsi="Calibri"/>
          <w:b w:val="0"/>
          <w:szCs w:val="22"/>
        </w:rPr>
        <w:tab/>
      </w:r>
      <w:r w:rsidRPr="00423395">
        <w:t>Oblast platnosti</w:t>
      </w:r>
      <w:r w:rsidRPr="00423395">
        <w:tab/>
      </w:r>
      <w:r w:rsidRPr="00423395">
        <w:fldChar w:fldCharType="begin"/>
      </w:r>
      <w:r w:rsidRPr="00423395">
        <w:instrText xml:space="preserve"> PAGEREF _Toc118789287 \h </w:instrText>
      </w:r>
      <w:r w:rsidRPr="00423395">
        <w:fldChar w:fldCharType="separate"/>
      </w:r>
      <w:r w:rsidRPr="00423395">
        <w:t>2</w:t>
      </w:r>
      <w:r w:rsidRPr="00423395">
        <w:fldChar w:fldCharType="end"/>
      </w:r>
    </w:p>
    <w:p w:rsidR="00CE166D" w:rsidRPr="00423395" w:rsidRDefault="00CE166D">
      <w:pPr>
        <w:pStyle w:val="TOC1"/>
        <w:rPr>
          <w:rFonts w:ascii="Calibri" w:hAnsi="Calibri"/>
          <w:b w:val="0"/>
          <w:szCs w:val="22"/>
        </w:rPr>
      </w:pPr>
      <w:r w:rsidRPr="00423395">
        <w:t>3.</w:t>
      </w:r>
      <w:r w:rsidRPr="00423395">
        <w:rPr>
          <w:rFonts w:ascii="Calibri" w:hAnsi="Calibri"/>
          <w:b w:val="0"/>
          <w:szCs w:val="22"/>
        </w:rPr>
        <w:tab/>
      </w:r>
      <w:r w:rsidRPr="00423395">
        <w:t>Pojmy a zkratky</w:t>
      </w:r>
      <w:r w:rsidRPr="00423395">
        <w:tab/>
      </w:r>
      <w:r w:rsidRPr="00423395">
        <w:fldChar w:fldCharType="begin"/>
      </w:r>
      <w:r w:rsidRPr="00423395">
        <w:instrText xml:space="preserve"> PAGEREF _Toc118789288 \h </w:instrText>
      </w:r>
      <w:r w:rsidRPr="00423395">
        <w:fldChar w:fldCharType="separate"/>
      </w:r>
      <w:r w:rsidRPr="00423395">
        <w:t>2</w:t>
      </w:r>
      <w:r w:rsidRPr="00423395">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3.1.</w:t>
      </w:r>
      <w:r w:rsidRPr="00423395">
        <w:rPr>
          <w:rFonts w:ascii="Calibri" w:hAnsi="Calibri"/>
          <w:smallCaps w:val="0"/>
          <w:noProof/>
          <w:sz w:val="22"/>
          <w:szCs w:val="22"/>
        </w:rPr>
        <w:tab/>
      </w:r>
      <w:r w:rsidRPr="00423395">
        <w:rPr>
          <w:noProof/>
        </w:rPr>
        <w:t>Pojmy</w:t>
      </w:r>
      <w:r w:rsidRPr="00423395">
        <w:rPr>
          <w:noProof/>
        </w:rPr>
        <w:tab/>
      </w:r>
      <w:r w:rsidRPr="00423395">
        <w:rPr>
          <w:noProof/>
        </w:rPr>
        <w:fldChar w:fldCharType="begin"/>
      </w:r>
      <w:r w:rsidRPr="00423395">
        <w:rPr>
          <w:noProof/>
        </w:rPr>
        <w:instrText xml:space="preserve"> PAGEREF _Toc118789289 \h </w:instrText>
      </w:r>
      <w:r w:rsidRPr="00423395">
        <w:rPr>
          <w:noProof/>
        </w:rPr>
      </w:r>
      <w:r w:rsidRPr="00423395">
        <w:rPr>
          <w:noProof/>
        </w:rPr>
        <w:fldChar w:fldCharType="separate"/>
      </w:r>
      <w:r w:rsidRPr="00423395">
        <w:rPr>
          <w:noProof/>
        </w:rPr>
        <w:t>2</w:t>
      </w:r>
      <w:r w:rsidRPr="00423395">
        <w:rPr>
          <w:noProof/>
        </w:rPr>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3.2.</w:t>
      </w:r>
      <w:r w:rsidRPr="00423395">
        <w:rPr>
          <w:rFonts w:ascii="Calibri" w:hAnsi="Calibri"/>
          <w:smallCaps w:val="0"/>
          <w:noProof/>
          <w:sz w:val="22"/>
          <w:szCs w:val="22"/>
        </w:rPr>
        <w:tab/>
      </w:r>
      <w:r w:rsidRPr="00423395">
        <w:rPr>
          <w:noProof/>
        </w:rPr>
        <w:t>Zkratky</w:t>
      </w:r>
      <w:r w:rsidRPr="00423395">
        <w:rPr>
          <w:noProof/>
        </w:rPr>
        <w:tab/>
      </w:r>
      <w:r w:rsidRPr="00423395">
        <w:rPr>
          <w:noProof/>
        </w:rPr>
        <w:fldChar w:fldCharType="begin"/>
      </w:r>
      <w:r w:rsidRPr="00423395">
        <w:rPr>
          <w:noProof/>
        </w:rPr>
        <w:instrText xml:space="preserve"> PAGEREF _Toc118789290 \h </w:instrText>
      </w:r>
      <w:r w:rsidRPr="00423395">
        <w:rPr>
          <w:noProof/>
        </w:rPr>
      </w:r>
      <w:r w:rsidRPr="00423395">
        <w:rPr>
          <w:noProof/>
        </w:rPr>
        <w:fldChar w:fldCharType="separate"/>
      </w:r>
      <w:r w:rsidRPr="00423395">
        <w:rPr>
          <w:noProof/>
        </w:rPr>
        <w:t>2</w:t>
      </w:r>
      <w:r w:rsidRPr="00423395">
        <w:rPr>
          <w:noProof/>
        </w:rPr>
        <w:fldChar w:fldCharType="end"/>
      </w:r>
    </w:p>
    <w:p w:rsidR="00CE166D" w:rsidRPr="00423395" w:rsidRDefault="00CE166D">
      <w:pPr>
        <w:pStyle w:val="TOC1"/>
        <w:rPr>
          <w:rFonts w:ascii="Calibri" w:hAnsi="Calibri"/>
          <w:b w:val="0"/>
          <w:szCs w:val="22"/>
        </w:rPr>
      </w:pPr>
      <w:r w:rsidRPr="00423395">
        <w:t>4.</w:t>
      </w:r>
      <w:r w:rsidRPr="00423395">
        <w:rPr>
          <w:rFonts w:ascii="Calibri" w:hAnsi="Calibri"/>
          <w:b w:val="0"/>
          <w:szCs w:val="22"/>
        </w:rPr>
        <w:tab/>
      </w:r>
      <w:r w:rsidRPr="00423395">
        <w:t>Organizační řád Útvaru náměstka po vědu a výzkum</w:t>
      </w:r>
      <w:r w:rsidRPr="00423395">
        <w:tab/>
      </w:r>
      <w:r w:rsidRPr="00423395">
        <w:fldChar w:fldCharType="begin"/>
      </w:r>
      <w:r w:rsidRPr="00423395">
        <w:instrText xml:space="preserve"> PAGEREF _Toc118789291 \h </w:instrText>
      </w:r>
      <w:r w:rsidRPr="00423395">
        <w:fldChar w:fldCharType="separate"/>
      </w:r>
      <w:r w:rsidRPr="00423395">
        <w:t>3</w:t>
      </w:r>
      <w:r w:rsidRPr="00423395">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4.1</w:t>
      </w:r>
      <w:r w:rsidRPr="00423395">
        <w:rPr>
          <w:rFonts w:ascii="Calibri" w:hAnsi="Calibri"/>
          <w:smallCaps w:val="0"/>
          <w:noProof/>
          <w:sz w:val="22"/>
          <w:szCs w:val="22"/>
        </w:rPr>
        <w:tab/>
      </w:r>
      <w:r w:rsidRPr="00423395">
        <w:rPr>
          <w:noProof/>
        </w:rPr>
        <w:t>Organizační struktura ÚVV</w:t>
      </w:r>
      <w:r w:rsidRPr="00423395">
        <w:rPr>
          <w:noProof/>
        </w:rPr>
        <w:tab/>
      </w:r>
      <w:r w:rsidRPr="00423395">
        <w:rPr>
          <w:noProof/>
        </w:rPr>
        <w:fldChar w:fldCharType="begin"/>
      </w:r>
      <w:r w:rsidRPr="00423395">
        <w:rPr>
          <w:noProof/>
        </w:rPr>
        <w:instrText xml:space="preserve"> PAGEREF _Toc118789292 \h </w:instrText>
      </w:r>
      <w:r w:rsidRPr="00423395">
        <w:rPr>
          <w:noProof/>
        </w:rPr>
      </w:r>
      <w:r w:rsidRPr="00423395">
        <w:rPr>
          <w:noProof/>
        </w:rPr>
        <w:fldChar w:fldCharType="separate"/>
      </w:r>
      <w:r w:rsidRPr="00423395">
        <w:rPr>
          <w:noProof/>
        </w:rPr>
        <w:t>4</w:t>
      </w:r>
      <w:r w:rsidRPr="00423395">
        <w:rPr>
          <w:noProof/>
        </w:rPr>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4.2</w:t>
      </w:r>
      <w:r w:rsidRPr="00423395">
        <w:rPr>
          <w:rFonts w:ascii="Calibri" w:hAnsi="Calibri"/>
          <w:smallCaps w:val="0"/>
          <w:noProof/>
          <w:sz w:val="22"/>
          <w:szCs w:val="22"/>
        </w:rPr>
        <w:tab/>
      </w:r>
      <w:r w:rsidRPr="00423395">
        <w:rPr>
          <w:noProof/>
        </w:rPr>
        <w:t>Základní dokumenty řízení</w:t>
      </w:r>
      <w:r w:rsidRPr="00423395">
        <w:rPr>
          <w:noProof/>
        </w:rPr>
        <w:tab/>
      </w:r>
      <w:r w:rsidRPr="00423395">
        <w:rPr>
          <w:noProof/>
        </w:rPr>
        <w:fldChar w:fldCharType="begin"/>
      </w:r>
      <w:r w:rsidRPr="00423395">
        <w:rPr>
          <w:noProof/>
        </w:rPr>
        <w:instrText xml:space="preserve"> PAGEREF _Toc118789293 \h </w:instrText>
      </w:r>
      <w:r w:rsidRPr="00423395">
        <w:rPr>
          <w:noProof/>
        </w:rPr>
      </w:r>
      <w:r w:rsidRPr="00423395">
        <w:rPr>
          <w:noProof/>
        </w:rPr>
        <w:fldChar w:fldCharType="separate"/>
      </w:r>
      <w:r w:rsidRPr="00423395">
        <w:rPr>
          <w:noProof/>
        </w:rPr>
        <w:t>4</w:t>
      </w:r>
      <w:r w:rsidRPr="00423395">
        <w:rPr>
          <w:noProof/>
        </w:rPr>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4.3</w:t>
      </w:r>
      <w:r w:rsidRPr="00423395">
        <w:rPr>
          <w:rFonts w:ascii="Calibri" w:hAnsi="Calibri"/>
          <w:smallCaps w:val="0"/>
          <w:noProof/>
          <w:sz w:val="22"/>
          <w:szCs w:val="22"/>
        </w:rPr>
        <w:tab/>
      </w:r>
      <w:r w:rsidRPr="00423395">
        <w:rPr>
          <w:noProof/>
        </w:rPr>
        <w:t>Vnitřní komunikace útvaru</w:t>
      </w:r>
      <w:r w:rsidRPr="00423395">
        <w:rPr>
          <w:noProof/>
        </w:rPr>
        <w:tab/>
      </w:r>
      <w:r w:rsidRPr="00423395">
        <w:rPr>
          <w:noProof/>
        </w:rPr>
        <w:fldChar w:fldCharType="begin"/>
      </w:r>
      <w:r w:rsidRPr="00423395">
        <w:rPr>
          <w:noProof/>
        </w:rPr>
        <w:instrText xml:space="preserve"> PAGEREF _Toc118789294 \h </w:instrText>
      </w:r>
      <w:r w:rsidRPr="00423395">
        <w:rPr>
          <w:noProof/>
        </w:rPr>
      </w:r>
      <w:r w:rsidRPr="00423395">
        <w:rPr>
          <w:noProof/>
        </w:rPr>
        <w:fldChar w:fldCharType="separate"/>
      </w:r>
      <w:r w:rsidRPr="00423395">
        <w:rPr>
          <w:noProof/>
        </w:rPr>
        <w:t>5</w:t>
      </w:r>
      <w:r w:rsidRPr="00423395">
        <w:rPr>
          <w:noProof/>
        </w:rPr>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4.4</w:t>
      </w:r>
      <w:r w:rsidRPr="00423395">
        <w:rPr>
          <w:rFonts w:ascii="Calibri" w:hAnsi="Calibri"/>
          <w:smallCaps w:val="0"/>
          <w:noProof/>
          <w:sz w:val="22"/>
          <w:szCs w:val="22"/>
        </w:rPr>
        <w:tab/>
      </w:r>
      <w:r w:rsidRPr="00423395">
        <w:rPr>
          <w:noProof/>
        </w:rPr>
        <w:t>Řízení ÚVV</w:t>
      </w:r>
      <w:r w:rsidRPr="00423395">
        <w:rPr>
          <w:noProof/>
        </w:rPr>
        <w:tab/>
      </w:r>
      <w:r w:rsidRPr="00423395">
        <w:rPr>
          <w:noProof/>
        </w:rPr>
        <w:fldChar w:fldCharType="begin"/>
      </w:r>
      <w:r w:rsidRPr="00423395">
        <w:rPr>
          <w:noProof/>
        </w:rPr>
        <w:instrText xml:space="preserve"> PAGEREF _Toc118789295 \h </w:instrText>
      </w:r>
      <w:r w:rsidRPr="00423395">
        <w:rPr>
          <w:noProof/>
        </w:rPr>
      </w:r>
      <w:r w:rsidRPr="00423395">
        <w:rPr>
          <w:noProof/>
        </w:rPr>
        <w:fldChar w:fldCharType="separate"/>
      </w:r>
      <w:r w:rsidRPr="00423395">
        <w:rPr>
          <w:noProof/>
        </w:rPr>
        <w:t>5</w:t>
      </w:r>
      <w:r w:rsidRPr="00423395">
        <w:rPr>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4.4.1</w:t>
      </w:r>
      <w:r w:rsidRPr="00423395">
        <w:rPr>
          <w:rFonts w:ascii="Calibri" w:hAnsi="Calibri"/>
          <w:i w:val="0"/>
          <w:noProof/>
          <w:sz w:val="22"/>
          <w:szCs w:val="22"/>
        </w:rPr>
        <w:tab/>
      </w:r>
      <w:r w:rsidRPr="00423395">
        <w:rPr>
          <w:i w:val="0"/>
          <w:noProof/>
        </w:rPr>
        <w:t>Strategické řízení ÚVV</w:t>
      </w:r>
      <w:r w:rsidRPr="00423395">
        <w:rPr>
          <w:i w:val="0"/>
          <w:noProof/>
        </w:rPr>
        <w:tab/>
      </w:r>
      <w:r w:rsidRPr="00423395">
        <w:rPr>
          <w:i w:val="0"/>
          <w:noProof/>
        </w:rPr>
        <w:fldChar w:fldCharType="begin"/>
      </w:r>
      <w:r w:rsidRPr="00423395">
        <w:rPr>
          <w:i w:val="0"/>
          <w:noProof/>
        </w:rPr>
        <w:instrText xml:space="preserve"> PAGEREF _Toc118789296 \h </w:instrText>
      </w:r>
      <w:r w:rsidRPr="00423395">
        <w:rPr>
          <w:i w:val="0"/>
          <w:noProof/>
        </w:rPr>
      </w:r>
      <w:r w:rsidRPr="00423395">
        <w:rPr>
          <w:i w:val="0"/>
          <w:noProof/>
        </w:rPr>
        <w:fldChar w:fldCharType="separate"/>
      </w:r>
      <w:r w:rsidRPr="00423395">
        <w:rPr>
          <w:i w:val="0"/>
          <w:noProof/>
        </w:rPr>
        <w:t>5</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4.4.2</w:t>
      </w:r>
      <w:r w:rsidRPr="00423395">
        <w:rPr>
          <w:rFonts w:ascii="Calibri" w:hAnsi="Calibri"/>
          <w:i w:val="0"/>
          <w:noProof/>
          <w:sz w:val="22"/>
          <w:szCs w:val="22"/>
        </w:rPr>
        <w:tab/>
      </w:r>
      <w:r w:rsidRPr="00423395">
        <w:rPr>
          <w:i w:val="0"/>
          <w:noProof/>
        </w:rPr>
        <w:t>Operativní řízení ÚVV</w:t>
      </w:r>
      <w:r w:rsidRPr="00423395">
        <w:rPr>
          <w:i w:val="0"/>
          <w:noProof/>
        </w:rPr>
        <w:tab/>
      </w:r>
      <w:r w:rsidRPr="00423395">
        <w:rPr>
          <w:i w:val="0"/>
          <w:noProof/>
        </w:rPr>
        <w:fldChar w:fldCharType="begin"/>
      </w:r>
      <w:r w:rsidRPr="00423395">
        <w:rPr>
          <w:i w:val="0"/>
          <w:noProof/>
        </w:rPr>
        <w:instrText xml:space="preserve"> PAGEREF _Toc118789297 \h </w:instrText>
      </w:r>
      <w:r w:rsidRPr="00423395">
        <w:rPr>
          <w:i w:val="0"/>
          <w:noProof/>
        </w:rPr>
      </w:r>
      <w:r w:rsidRPr="00423395">
        <w:rPr>
          <w:i w:val="0"/>
          <w:noProof/>
        </w:rPr>
        <w:fldChar w:fldCharType="separate"/>
      </w:r>
      <w:r w:rsidRPr="00423395">
        <w:rPr>
          <w:i w:val="0"/>
          <w:noProof/>
        </w:rPr>
        <w:t>5</w:t>
      </w:r>
      <w:r w:rsidRPr="00423395">
        <w:rPr>
          <w:i w:val="0"/>
          <w:noProof/>
        </w:rPr>
        <w:fldChar w:fldCharType="end"/>
      </w:r>
    </w:p>
    <w:p w:rsidR="00CE166D" w:rsidRPr="00423395" w:rsidRDefault="00CE166D">
      <w:pPr>
        <w:pStyle w:val="TOC2"/>
        <w:tabs>
          <w:tab w:val="left" w:pos="800"/>
          <w:tab w:val="right" w:leader="dot" w:pos="9629"/>
        </w:tabs>
        <w:rPr>
          <w:rFonts w:ascii="Calibri" w:hAnsi="Calibri"/>
          <w:smallCaps w:val="0"/>
          <w:noProof/>
          <w:sz w:val="22"/>
          <w:szCs w:val="22"/>
        </w:rPr>
      </w:pPr>
      <w:r w:rsidRPr="00423395">
        <w:rPr>
          <w:noProof/>
        </w:rPr>
        <w:t>4.5</w:t>
      </w:r>
      <w:r w:rsidRPr="00423395">
        <w:rPr>
          <w:rFonts w:ascii="Calibri" w:hAnsi="Calibri"/>
          <w:smallCaps w:val="0"/>
          <w:noProof/>
          <w:sz w:val="22"/>
          <w:szCs w:val="22"/>
        </w:rPr>
        <w:tab/>
      </w:r>
      <w:r w:rsidRPr="00423395">
        <w:rPr>
          <w:noProof/>
        </w:rPr>
        <w:t>Řídicí struktura ÚVV</w:t>
      </w:r>
      <w:r w:rsidRPr="00423395">
        <w:rPr>
          <w:noProof/>
        </w:rPr>
        <w:tab/>
      </w:r>
      <w:r w:rsidRPr="00423395">
        <w:rPr>
          <w:noProof/>
        </w:rPr>
        <w:fldChar w:fldCharType="begin"/>
      </w:r>
      <w:r w:rsidRPr="00423395">
        <w:rPr>
          <w:noProof/>
        </w:rPr>
        <w:instrText xml:space="preserve"> PAGEREF _Toc118789298 \h </w:instrText>
      </w:r>
      <w:r w:rsidRPr="00423395">
        <w:rPr>
          <w:noProof/>
        </w:rPr>
      </w:r>
      <w:r w:rsidRPr="00423395">
        <w:rPr>
          <w:noProof/>
        </w:rPr>
        <w:fldChar w:fldCharType="separate"/>
      </w:r>
      <w:r w:rsidRPr="00423395">
        <w:rPr>
          <w:noProof/>
        </w:rPr>
        <w:t>5</w:t>
      </w:r>
      <w:r w:rsidRPr="00423395">
        <w:rPr>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4.5.1</w:t>
      </w:r>
      <w:r w:rsidRPr="00423395">
        <w:rPr>
          <w:rFonts w:ascii="Calibri" w:hAnsi="Calibri"/>
          <w:i w:val="0"/>
          <w:noProof/>
          <w:sz w:val="22"/>
          <w:szCs w:val="22"/>
        </w:rPr>
        <w:tab/>
      </w:r>
      <w:r w:rsidRPr="00423395">
        <w:rPr>
          <w:i w:val="0"/>
          <w:noProof/>
        </w:rPr>
        <w:t>Náměstek pro VaV</w:t>
      </w:r>
      <w:r w:rsidRPr="00423395">
        <w:rPr>
          <w:i w:val="0"/>
          <w:noProof/>
        </w:rPr>
        <w:tab/>
      </w:r>
      <w:r w:rsidRPr="00423395">
        <w:rPr>
          <w:i w:val="0"/>
          <w:noProof/>
        </w:rPr>
        <w:fldChar w:fldCharType="begin"/>
      </w:r>
      <w:r w:rsidRPr="00423395">
        <w:rPr>
          <w:i w:val="0"/>
          <w:noProof/>
        </w:rPr>
        <w:instrText xml:space="preserve"> PAGEREF _Toc118789299 \h </w:instrText>
      </w:r>
      <w:r w:rsidRPr="00423395">
        <w:rPr>
          <w:i w:val="0"/>
          <w:noProof/>
        </w:rPr>
      </w:r>
      <w:r w:rsidRPr="00423395">
        <w:rPr>
          <w:i w:val="0"/>
          <w:noProof/>
        </w:rPr>
        <w:fldChar w:fldCharType="separate"/>
      </w:r>
      <w:r w:rsidRPr="00423395">
        <w:rPr>
          <w:i w:val="0"/>
          <w:noProof/>
        </w:rPr>
        <w:t>5</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4.5.2</w:t>
      </w:r>
      <w:r w:rsidRPr="00423395">
        <w:rPr>
          <w:rFonts w:ascii="Calibri" w:hAnsi="Calibri"/>
          <w:i w:val="0"/>
          <w:noProof/>
          <w:sz w:val="22"/>
          <w:szCs w:val="22"/>
        </w:rPr>
        <w:tab/>
      </w:r>
      <w:r w:rsidRPr="00423395">
        <w:rPr>
          <w:i w:val="0"/>
          <w:noProof/>
        </w:rPr>
        <w:t>Vedoucí OVV</w:t>
      </w:r>
      <w:r w:rsidRPr="00423395">
        <w:rPr>
          <w:i w:val="0"/>
          <w:noProof/>
        </w:rPr>
        <w:tab/>
      </w:r>
      <w:r w:rsidRPr="00423395">
        <w:rPr>
          <w:i w:val="0"/>
          <w:noProof/>
        </w:rPr>
        <w:fldChar w:fldCharType="begin"/>
      </w:r>
      <w:r w:rsidRPr="00423395">
        <w:rPr>
          <w:i w:val="0"/>
          <w:noProof/>
        </w:rPr>
        <w:instrText xml:space="preserve"> PAGEREF _Toc118789300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4.5.3</w:t>
      </w:r>
      <w:r w:rsidRPr="00423395">
        <w:rPr>
          <w:rFonts w:ascii="Calibri" w:hAnsi="Calibri"/>
          <w:i w:val="0"/>
          <w:noProof/>
          <w:sz w:val="22"/>
          <w:szCs w:val="22"/>
        </w:rPr>
        <w:tab/>
      </w:r>
      <w:r w:rsidRPr="00423395">
        <w:rPr>
          <w:i w:val="0"/>
          <w:noProof/>
        </w:rPr>
        <w:t>Vedoucí OKS</w:t>
      </w:r>
      <w:r w:rsidRPr="00423395">
        <w:rPr>
          <w:i w:val="0"/>
          <w:noProof/>
        </w:rPr>
        <w:tab/>
      </w:r>
      <w:r w:rsidRPr="00423395">
        <w:rPr>
          <w:i w:val="0"/>
          <w:noProof/>
        </w:rPr>
        <w:fldChar w:fldCharType="begin"/>
      </w:r>
      <w:r w:rsidRPr="00423395">
        <w:rPr>
          <w:i w:val="0"/>
          <w:noProof/>
        </w:rPr>
        <w:instrText xml:space="preserve"> PAGEREF _Toc118789301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4.5.4</w:t>
      </w:r>
      <w:r w:rsidRPr="00423395">
        <w:rPr>
          <w:rFonts w:ascii="Calibri" w:hAnsi="Calibri"/>
          <w:i w:val="0"/>
          <w:noProof/>
          <w:sz w:val="22"/>
          <w:szCs w:val="22"/>
        </w:rPr>
        <w:tab/>
      </w:r>
      <w:r w:rsidRPr="00423395">
        <w:rPr>
          <w:i w:val="0"/>
          <w:noProof/>
        </w:rPr>
        <w:t>Vedoucí LKVM</w:t>
      </w:r>
      <w:r w:rsidRPr="00423395">
        <w:rPr>
          <w:i w:val="0"/>
          <w:noProof/>
        </w:rPr>
        <w:tab/>
      </w:r>
      <w:r w:rsidRPr="00423395">
        <w:rPr>
          <w:i w:val="0"/>
          <w:noProof/>
        </w:rPr>
        <w:fldChar w:fldCharType="begin"/>
      </w:r>
      <w:r w:rsidRPr="00423395">
        <w:rPr>
          <w:i w:val="0"/>
          <w:noProof/>
        </w:rPr>
        <w:instrText xml:space="preserve"> PAGEREF _Toc118789302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4.5.5</w:t>
      </w:r>
      <w:r w:rsidRPr="00423395">
        <w:rPr>
          <w:rFonts w:ascii="Calibri" w:hAnsi="Calibri"/>
          <w:i w:val="0"/>
          <w:noProof/>
          <w:sz w:val="22"/>
          <w:szCs w:val="22"/>
        </w:rPr>
        <w:tab/>
      </w:r>
      <w:r w:rsidRPr="00423395">
        <w:rPr>
          <w:i w:val="0"/>
          <w:noProof/>
        </w:rPr>
        <w:t>Knihovník</w:t>
      </w:r>
      <w:r w:rsidRPr="00423395">
        <w:rPr>
          <w:i w:val="0"/>
          <w:noProof/>
        </w:rPr>
        <w:tab/>
      </w:r>
      <w:r w:rsidRPr="00423395">
        <w:rPr>
          <w:i w:val="0"/>
          <w:noProof/>
        </w:rPr>
        <w:fldChar w:fldCharType="begin"/>
      </w:r>
      <w:r w:rsidRPr="00423395">
        <w:rPr>
          <w:i w:val="0"/>
          <w:noProof/>
        </w:rPr>
        <w:instrText xml:space="preserve"> PAGEREF _Toc118789303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4.5.6</w:t>
      </w:r>
      <w:r w:rsidRPr="00423395">
        <w:rPr>
          <w:rFonts w:ascii="Calibri" w:hAnsi="Calibri"/>
          <w:i w:val="0"/>
          <w:noProof/>
          <w:sz w:val="22"/>
          <w:szCs w:val="22"/>
        </w:rPr>
        <w:tab/>
      </w:r>
      <w:r w:rsidRPr="00423395">
        <w:rPr>
          <w:i w:val="0"/>
          <w:noProof/>
        </w:rPr>
        <w:t>Referent</w:t>
      </w:r>
      <w:r w:rsidRPr="00423395">
        <w:rPr>
          <w:i w:val="0"/>
          <w:noProof/>
        </w:rPr>
        <w:tab/>
      </w:r>
      <w:r w:rsidRPr="00423395">
        <w:rPr>
          <w:i w:val="0"/>
          <w:noProof/>
        </w:rPr>
        <w:fldChar w:fldCharType="begin"/>
      </w:r>
      <w:r w:rsidRPr="00423395">
        <w:rPr>
          <w:i w:val="0"/>
          <w:noProof/>
        </w:rPr>
        <w:instrText xml:space="preserve"> PAGEREF _Toc118789304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rFonts w:cs="Arial"/>
          <w:i w:val="0"/>
          <w:noProof/>
        </w:rPr>
        <w:t>4.5.7</w:t>
      </w:r>
      <w:r w:rsidRPr="00423395">
        <w:rPr>
          <w:rFonts w:ascii="Calibri" w:hAnsi="Calibri"/>
          <w:i w:val="0"/>
          <w:noProof/>
          <w:sz w:val="22"/>
          <w:szCs w:val="22"/>
        </w:rPr>
        <w:tab/>
      </w:r>
      <w:r w:rsidRPr="00423395">
        <w:rPr>
          <w:i w:val="0"/>
          <w:noProof/>
        </w:rPr>
        <w:t>Zaměstnanec pro klinická hodnocení – všeobecná sestra</w:t>
      </w:r>
      <w:r w:rsidRPr="00423395">
        <w:rPr>
          <w:i w:val="0"/>
          <w:noProof/>
        </w:rPr>
        <w:tab/>
      </w:r>
      <w:r w:rsidRPr="00423395">
        <w:rPr>
          <w:i w:val="0"/>
          <w:noProof/>
        </w:rPr>
        <w:fldChar w:fldCharType="begin"/>
      </w:r>
      <w:r w:rsidRPr="00423395">
        <w:rPr>
          <w:i w:val="0"/>
          <w:noProof/>
        </w:rPr>
        <w:instrText xml:space="preserve"> PAGEREF _Toc118789305 \h </w:instrText>
      </w:r>
      <w:r w:rsidRPr="00423395">
        <w:rPr>
          <w:i w:val="0"/>
          <w:noProof/>
        </w:rPr>
      </w:r>
      <w:r w:rsidRPr="00423395">
        <w:rPr>
          <w:i w:val="0"/>
          <w:noProof/>
        </w:rPr>
        <w:fldChar w:fldCharType="separate"/>
      </w:r>
      <w:r w:rsidRPr="00423395">
        <w:rPr>
          <w:i w:val="0"/>
          <w:noProof/>
        </w:rPr>
        <w:t>6</w:t>
      </w:r>
      <w:r w:rsidRPr="00423395">
        <w:rPr>
          <w:i w:val="0"/>
          <w:noProof/>
        </w:rPr>
        <w:fldChar w:fldCharType="end"/>
      </w:r>
    </w:p>
    <w:p w:rsidR="00CE166D" w:rsidRPr="00423395" w:rsidRDefault="00CE166D">
      <w:pPr>
        <w:pStyle w:val="TOC3"/>
        <w:tabs>
          <w:tab w:val="left" w:pos="1200"/>
          <w:tab w:val="right" w:leader="dot" w:pos="9629"/>
        </w:tabs>
        <w:rPr>
          <w:rFonts w:ascii="Calibri" w:hAnsi="Calibri"/>
          <w:i w:val="0"/>
          <w:noProof/>
          <w:sz w:val="22"/>
          <w:szCs w:val="22"/>
        </w:rPr>
      </w:pPr>
      <w:r w:rsidRPr="00423395">
        <w:rPr>
          <w:i w:val="0"/>
          <w:noProof/>
        </w:rPr>
        <w:t>4.5.8</w:t>
      </w:r>
      <w:r w:rsidRPr="00423395">
        <w:rPr>
          <w:rFonts w:ascii="Calibri" w:hAnsi="Calibri"/>
          <w:i w:val="0"/>
          <w:noProof/>
          <w:sz w:val="22"/>
          <w:szCs w:val="22"/>
        </w:rPr>
        <w:tab/>
      </w:r>
      <w:r w:rsidRPr="00423395">
        <w:rPr>
          <w:i w:val="0"/>
          <w:noProof/>
        </w:rPr>
        <w:t>Představitel vedení útvaru pro kvalitu</w:t>
      </w:r>
      <w:r w:rsidRPr="00423395">
        <w:rPr>
          <w:i w:val="0"/>
          <w:noProof/>
        </w:rPr>
        <w:tab/>
      </w:r>
      <w:r w:rsidRPr="00423395">
        <w:rPr>
          <w:i w:val="0"/>
          <w:noProof/>
        </w:rPr>
        <w:fldChar w:fldCharType="begin"/>
      </w:r>
      <w:r w:rsidRPr="00423395">
        <w:rPr>
          <w:i w:val="0"/>
          <w:noProof/>
        </w:rPr>
        <w:instrText xml:space="preserve"> PAGEREF _Toc118789306 \h </w:instrText>
      </w:r>
      <w:r w:rsidRPr="00423395">
        <w:rPr>
          <w:i w:val="0"/>
          <w:noProof/>
        </w:rPr>
      </w:r>
      <w:r w:rsidRPr="00423395">
        <w:rPr>
          <w:i w:val="0"/>
          <w:noProof/>
        </w:rPr>
        <w:fldChar w:fldCharType="separate"/>
      </w:r>
      <w:r w:rsidRPr="00423395">
        <w:rPr>
          <w:i w:val="0"/>
          <w:noProof/>
        </w:rPr>
        <w:t>7</w:t>
      </w:r>
      <w:r w:rsidRPr="00423395">
        <w:rPr>
          <w:i w:val="0"/>
          <w:noProof/>
        </w:rPr>
        <w:fldChar w:fldCharType="end"/>
      </w:r>
    </w:p>
    <w:p w:rsidR="00CE166D" w:rsidRPr="00423395" w:rsidRDefault="00CE166D">
      <w:pPr>
        <w:pStyle w:val="TOC1"/>
        <w:rPr>
          <w:rFonts w:ascii="Calibri" w:hAnsi="Calibri"/>
          <w:b w:val="0"/>
          <w:szCs w:val="22"/>
        </w:rPr>
      </w:pPr>
      <w:r w:rsidRPr="00423395">
        <w:t>5.</w:t>
      </w:r>
      <w:r w:rsidRPr="00423395">
        <w:rPr>
          <w:rFonts w:ascii="Calibri" w:hAnsi="Calibri"/>
          <w:b w:val="0"/>
          <w:szCs w:val="22"/>
        </w:rPr>
        <w:tab/>
      </w:r>
      <w:r w:rsidRPr="00423395">
        <w:t>Odpovědnosti a pravomoci</w:t>
      </w:r>
      <w:r w:rsidRPr="00423395">
        <w:tab/>
      </w:r>
      <w:r w:rsidRPr="00423395">
        <w:fldChar w:fldCharType="begin"/>
      </w:r>
      <w:r w:rsidRPr="00423395">
        <w:instrText xml:space="preserve"> PAGEREF _Toc118789307 \h </w:instrText>
      </w:r>
      <w:r w:rsidRPr="00423395">
        <w:fldChar w:fldCharType="separate"/>
      </w:r>
      <w:r w:rsidRPr="00423395">
        <w:t>7</w:t>
      </w:r>
      <w:r w:rsidRPr="00423395">
        <w:fldChar w:fldCharType="end"/>
      </w:r>
    </w:p>
    <w:p w:rsidR="00CE166D" w:rsidRPr="00423395" w:rsidRDefault="00CE166D">
      <w:pPr>
        <w:pStyle w:val="TOC1"/>
        <w:rPr>
          <w:rFonts w:ascii="Calibri" w:hAnsi="Calibri"/>
          <w:b w:val="0"/>
          <w:szCs w:val="22"/>
        </w:rPr>
      </w:pPr>
      <w:r w:rsidRPr="00423395">
        <w:t>6.</w:t>
      </w:r>
      <w:r w:rsidRPr="00423395">
        <w:rPr>
          <w:rFonts w:ascii="Calibri" w:hAnsi="Calibri"/>
          <w:b w:val="0"/>
          <w:szCs w:val="22"/>
        </w:rPr>
        <w:tab/>
      </w:r>
      <w:r w:rsidRPr="00423395">
        <w:t>Související dokumenty</w:t>
      </w:r>
      <w:r w:rsidRPr="00423395">
        <w:tab/>
      </w:r>
      <w:r w:rsidRPr="00423395">
        <w:fldChar w:fldCharType="begin"/>
      </w:r>
      <w:r w:rsidRPr="00423395">
        <w:instrText xml:space="preserve"> PAGEREF _Toc118789308 \h </w:instrText>
      </w:r>
      <w:r w:rsidRPr="00423395">
        <w:fldChar w:fldCharType="separate"/>
      </w:r>
      <w:r w:rsidRPr="00423395">
        <w:t>7</w:t>
      </w:r>
      <w:r w:rsidRPr="00423395">
        <w:fldChar w:fldCharType="end"/>
      </w:r>
    </w:p>
    <w:p w:rsidR="00CE166D" w:rsidRPr="00423395" w:rsidRDefault="00CE166D">
      <w:pPr>
        <w:pStyle w:val="TOC1"/>
        <w:rPr>
          <w:rFonts w:ascii="Calibri" w:hAnsi="Calibri"/>
          <w:b w:val="0"/>
          <w:szCs w:val="22"/>
        </w:rPr>
      </w:pPr>
      <w:r w:rsidRPr="00423395">
        <w:t>4</w:t>
      </w:r>
      <w:r w:rsidRPr="00423395">
        <w:rPr>
          <w:rFonts w:ascii="Calibri" w:hAnsi="Calibri"/>
          <w:b w:val="0"/>
          <w:szCs w:val="22"/>
        </w:rPr>
        <w:tab/>
      </w:r>
      <w:r w:rsidRPr="00423395">
        <w:t>Přehled změn</w:t>
      </w:r>
      <w:r w:rsidRPr="00423395">
        <w:tab/>
      </w:r>
      <w:r w:rsidRPr="00423395">
        <w:fldChar w:fldCharType="begin"/>
      </w:r>
      <w:r w:rsidRPr="00423395">
        <w:instrText xml:space="preserve"> PAGEREF _Toc118789309 \h </w:instrText>
      </w:r>
      <w:r w:rsidRPr="00423395">
        <w:fldChar w:fldCharType="separate"/>
      </w:r>
      <w:r w:rsidRPr="00423395">
        <w:t>7</w:t>
      </w:r>
      <w:r w:rsidRPr="00423395">
        <w:fldChar w:fldCharType="end"/>
      </w:r>
    </w:p>
    <w:p w:rsidR="00CE166D" w:rsidRPr="00423395" w:rsidRDefault="00CE166D">
      <w:pPr>
        <w:pStyle w:val="TOC1"/>
        <w:rPr>
          <w:rFonts w:ascii="Calibri" w:hAnsi="Calibri"/>
          <w:b w:val="0"/>
          <w:szCs w:val="22"/>
        </w:rPr>
      </w:pPr>
      <w:r w:rsidRPr="00423395">
        <w:t>8.</w:t>
      </w:r>
      <w:r w:rsidRPr="00423395">
        <w:rPr>
          <w:rFonts w:ascii="Calibri" w:hAnsi="Calibri"/>
          <w:b w:val="0"/>
          <w:szCs w:val="22"/>
        </w:rPr>
        <w:tab/>
      </w:r>
      <w:r w:rsidRPr="00423395">
        <w:rPr>
          <w:b w:val="0"/>
        </w:rPr>
        <w:t>Přílohy</w:t>
      </w:r>
      <w:r w:rsidRPr="00423395">
        <w:tab/>
      </w:r>
      <w:r w:rsidRPr="00423395">
        <w:fldChar w:fldCharType="begin"/>
      </w:r>
      <w:r w:rsidRPr="00423395">
        <w:instrText xml:space="preserve"> PAGEREF _Toc118789310 \h </w:instrText>
      </w:r>
      <w:r w:rsidRPr="00423395">
        <w:fldChar w:fldCharType="separate"/>
      </w:r>
      <w:r w:rsidRPr="00423395">
        <w:t>7</w:t>
      </w:r>
      <w:r w:rsidRPr="00423395">
        <w:fldChar w:fldCharType="end"/>
      </w:r>
    </w:p>
    <w:p w:rsidR="001A565A" w:rsidRPr="00423395" w:rsidRDefault="00DF2EFE">
      <w:pPr>
        <w:jc w:val="both"/>
        <w:rPr>
          <w:rFonts w:ascii="Arial" w:hAnsi="Arial"/>
          <w:sz w:val="22"/>
        </w:rPr>
      </w:pPr>
      <w:r w:rsidRPr="00423395">
        <w:rPr>
          <w:rFonts w:ascii="Arial" w:hAnsi="Arial" w:cs="Arial"/>
          <w:noProof/>
          <w:sz w:val="22"/>
        </w:rPr>
        <w:fldChar w:fldCharType="end"/>
      </w:r>
    </w:p>
    <w:p w:rsidR="001A565A" w:rsidRPr="00423395" w:rsidRDefault="001A565A">
      <w:pPr>
        <w:jc w:val="both"/>
        <w:rPr>
          <w:rFonts w:ascii="Arial" w:hAnsi="Arial"/>
          <w:sz w:val="22"/>
        </w:rPr>
      </w:pPr>
    </w:p>
    <w:p w:rsidR="001A565A" w:rsidRPr="00423395" w:rsidRDefault="001A565A">
      <w:pPr>
        <w:jc w:val="both"/>
        <w:rPr>
          <w:rFonts w:ascii="Arial" w:hAnsi="Arial"/>
          <w:sz w:val="22"/>
        </w:rPr>
      </w:pPr>
    </w:p>
    <w:p w:rsidR="001A565A" w:rsidRPr="00423395" w:rsidRDefault="001A565A">
      <w:pPr>
        <w:jc w:val="both"/>
        <w:rPr>
          <w:rFonts w:ascii="Arial" w:hAnsi="Arial"/>
          <w:sz w:val="22"/>
        </w:rPr>
      </w:pPr>
    </w:p>
    <w:p w:rsidR="001A565A" w:rsidRPr="00423395" w:rsidRDefault="001A565A">
      <w:pPr>
        <w:jc w:val="both"/>
        <w:rPr>
          <w:rFonts w:ascii="Arial" w:hAnsi="Arial"/>
          <w:sz w:val="22"/>
        </w:rPr>
      </w:pPr>
    </w:p>
    <w:p w:rsidR="001A565A" w:rsidRPr="00423395" w:rsidRDefault="001A565A">
      <w:pPr>
        <w:jc w:val="both"/>
        <w:rPr>
          <w:rFonts w:ascii="Arial" w:hAnsi="Arial"/>
          <w:sz w:val="22"/>
        </w:rPr>
      </w:pPr>
    </w:p>
    <w:p w:rsidR="001A565A" w:rsidRPr="00423395" w:rsidRDefault="001A565A">
      <w:pPr>
        <w:jc w:val="both"/>
        <w:rPr>
          <w:rFonts w:ascii="Arial" w:hAnsi="Arial"/>
          <w:sz w:val="22"/>
        </w:rPr>
      </w:pPr>
      <w:r w:rsidRPr="00423395">
        <w:rPr>
          <w:rFonts w:ascii="Arial" w:hAnsi="Arial"/>
          <w:sz w:val="22"/>
        </w:rPr>
        <w:br w:type="page"/>
      </w:r>
    </w:p>
    <w:p w:rsidR="001A565A" w:rsidRPr="00423395" w:rsidRDefault="001A565A" w:rsidP="007D044F">
      <w:pPr>
        <w:pStyle w:val="Heading1"/>
      </w:pPr>
      <w:bookmarkStart w:id="0" w:name="_Toc343606050"/>
      <w:bookmarkStart w:id="1" w:name="_Toc118789286"/>
      <w:r w:rsidRPr="00423395">
        <w:t>Účel</w:t>
      </w:r>
      <w:bookmarkEnd w:id="0"/>
      <w:bookmarkEnd w:id="1"/>
      <w:r w:rsidRPr="00423395">
        <w:t xml:space="preserve"> </w:t>
      </w:r>
    </w:p>
    <w:p w:rsidR="006132BC" w:rsidRPr="00423395" w:rsidRDefault="00866010" w:rsidP="00E10297">
      <w:pPr>
        <w:jc w:val="both"/>
        <w:rPr>
          <w:rFonts w:ascii="Arial" w:hAnsi="Arial"/>
          <w:sz w:val="22"/>
        </w:rPr>
      </w:pPr>
      <w:r w:rsidRPr="00423395">
        <w:rPr>
          <w:rFonts w:ascii="Arial" w:hAnsi="Arial"/>
          <w:sz w:val="22"/>
        </w:rPr>
        <w:t xml:space="preserve">Organizační řád Útvaru náměstka pro </w:t>
      </w:r>
      <w:r w:rsidR="003E620E" w:rsidRPr="00423395">
        <w:rPr>
          <w:rFonts w:ascii="Arial" w:hAnsi="Arial"/>
          <w:sz w:val="22"/>
        </w:rPr>
        <w:t>vědu</w:t>
      </w:r>
      <w:r w:rsidR="00887F0A" w:rsidRPr="00423395">
        <w:rPr>
          <w:rFonts w:ascii="Arial" w:hAnsi="Arial"/>
          <w:sz w:val="22"/>
        </w:rPr>
        <w:t xml:space="preserve"> a v</w:t>
      </w:r>
      <w:r w:rsidR="003E620E" w:rsidRPr="00423395">
        <w:rPr>
          <w:rFonts w:ascii="Arial" w:hAnsi="Arial"/>
          <w:sz w:val="22"/>
        </w:rPr>
        <w:t>ýzkum</w:t>
      </w:r>
      <w:r w:rsidRPr="00423395">
        <w:rPr>
          <w:rFonts w:ascii="Arial" w:hAnsi="Arial"/>
          <w:sz w:val="22"/>
        </w:rPr>
        <w:t xml:space="preserve"> (</w:t>
      </w:r>
      <w:r w:rsidR="00577388" w:rsidRPr="00423395">
        <w:rPr>
          <w:rFonts w:ascii="Arial" w:hAnsi="Arial"/>
          <w:sz w:val="22"/>
        </w:rPr>
        <w:t>ÚVV</w:t>
      </w:r>
      <w:r w:rsidRPr="00423395">
        <w:rPr>
          <w:rFonts w:ascii="Arial" w:hAnsi="Arial"/>
          <w:sz w:val="22"/>
        </w:rPr>
        <w:t xml:space="preserve">) stanovuje vnitřní organizační uspořádání, zásady řízení </w:t>
      </w:r>
      <w:r w:rsidR="00D25AB5" w:rsidRPr="00423395">
        <w:rPr>
          <w:rFonts w:ascii="Arial" w:hAnsi="Arial"/>
          <w:sz w:val="22"/>
        </w:rPr>
        <w:t xml:space="preserve">útvaru a </w:t>
      </w:r>
      <w:r w:rsidRPr="00423395">
        <w:rPr>
          <w:rFonts w:ascii="Arial" w:hAnsi="Arial"/>
          <w:sz w:val="22"/>
        </w:rPr>
        <w:t>jeho začlenění do struktury FN Brno</w:t>
      </w:r>
      <w:r w:rsidR="006132BC" w:rsidRPr="00423395">
        <w:rPr>
          <w:rFonts w:ascii="Arial" w:hAnsi="Arial"/>
          <w:sz w:val="22"/>
        </w:rPr>
        <w:t>. Jsou zde zapracovány ustanovení organizačn</w:t>
      </w:r>
      <w:r w:rsidR="00683A0C" w:rsidRPr="00423395">
        <w:rPr>
          <w:rFonts w:ascii="Arial" w:hAnsi="Arial"/>
          <w:sz w:val="22"/>
        </w:rPr>
        <w:t>í</w:t>
      </w:r>
      <w:r w:rsidR="006132BC" w:rsidRPr="00423395">
        <w:rPr>
          <w:rFonts w:ascii="Arial" w:hAnsi="Arial"/>
          <w:sz w:val="22"/>
        </w:rPr>
        <w:t>ho řádu FN Brno.</w:t>
      </w:r>
    </w:p>
    <w:p w:rsidR="001A565A" w:rsidRPr="00423395" w:rsidRDefault="000372F9" w:rsidP="00E10297">
      <w:pPr>
        <w:jc w:val="both"/>
        <w:rPr>
          <w:rFonts w:ascii="Arial" w:hAnsi="Arial"/>
          <w:sz w:val="22"/>
        </w:rPr>
      </w:pPr>
      <w:r w:rsidRPr="00423395">
        <w:rPr>
          <w:rFonts w:ascii="Arial" w:hAnsi="Arial"/>
          <w:sz w:val="22"/>
        </w:rPr>
        <w:t xml:space="preserve">Definuje pravomoci a odpovědnosti jednotlivých zaměstnanců útvaru, znalost a dodržování organizačního řádu je základní povinností všech zaměstnanců útvaru. </w:t>
      </w:r>
    </w:p>
    <w:p w:rsidR="00B738C5" w:rsidRPr="00423395" w:rsidRDefault="00B738C5" w:rsidP="000372F9">
      <w:pPr>
        <w:rPr>
          <w:rFonts w:ascii="Arial" w:hAnsi="Arial"/>
          <w:sz w:val="22"/>
        </w:rPr>
      </w:pPr>
    </w:p>
    <w:p w:rsidR="001A565A" w:rsidRPr="00423395" w:rsidRDefault="001A565A">
      <w:pPr>
        <w:pStyle w:val="Heading1"/>
      </w:pPr>
      <w:bookmarkStart w:id="2" w:name="_Toc343606051"/>
      <w:bookmarkStart w:id="3" w:name="_Toc118789287"/>
      <w:r w:rsidRPr="00423395">
        <w:t>Oblast platnosti</w:t>
      </w:r>
      <w:bookmarkEnd w:id="2"/>
      <w:bookmarkEnd w:id="3"/>
    </w:p>
    <w:p w:rsidR="00866010" w:rsidRPr="00423395" w:rsidRDefault="00866010" w:rsidP="00866010">
      <w:pPr>
        <w:pStyle w:val="BodyText3"/>
        <w:spacing w:before="0"/>
        <w:outlineLvl w:val="0"/>
      </w:pPr>
      <w:r w:rsidRPr="00423395">
        <w:t xml:space="preserve">Tento dokument je závazný pro všechny zaměstnance </w:t>
      </w:r>
      <w:r w:rsidR="009E3639" w:rsidRPr="00423395">
        <w:t>útvaru.</w:t>
      </w:r>
    </w:p>
    <w:p w:rsidR="001A565A" w:rsidRPr="00423395" w:rsidRDefault="001A565A">
      <w:pPr>
        <w:jc w:val="both"/>
        <w:outlineLvl w:val="0"/>
        <w:rPr>
          <w:rFonts w:ascii="Arial" w:hAnsi="Arial"/>
          <w:sz w:val="22"/>
        </w:rPr>
      </w:pPr>
    </w:p>
    <w:p w:rsidR="00932D34" w:rsidRPr="00423395" w:rsidRDefault="00932D34">
      <w:pPr>
        <w:jc w:val="both"/>
        <w:outlineLvl w:val="0"/>
        <w:rPr>
          <w:rFonts w:ascii="Arial" w:hAnsi="Arial"/>
          <w:sz w:val="22"/>
        </w:rPr>
      </w:pPr>
    </w:p>
    <w:p w:rsidR="001A565A" w:rsidRPr="00423395" w:rsidRDefault="001A565A">
      <w:pPr>
        <w:pStyle w:val="Heading1"/>
      </w:pPr>
      <w:bookmarkStart w:id="4" w:name="_Toc343606052"/>
      <w:bookmarkStart w:id="5" w:name="_Toc118789288"/>
      <w:r w:rsidRPr="00423395">
        <w:t>Pojmy a zkratky</w:t>
      </w:r>
      <w:bookmarkEnd w:id="4"/>
      <w:bookmarkEnd w:id="5"/>
    </w:p>
    <w:p w:rsidR="001A565A" w:rsidRPr="00423395" w:rsidRDefault="001A565A" w:rsidP="00D81B11">
      <w:pPr>
        <w:pStyle w:val="Heading2"/>
        <w:numPr>
          <w:ilvl w:val="1"/>
          <w:numId w:val="5"/>
        </w:numPr>
        <w:tabs>
          <w:tab w:val="clear" w:pos="143"/>
          <w:tab w:val="num" w:pos="851"/>
        </w:tabs>
        <w:ind w:left="851"/>
        <w:rPr>
          <w:b w:val="0"/>
        </w:rPr>
      </w:pPr>
      <w:bookmarkStart w:id="6" w:name="_Toc343606053"/>
      <w:bookmarkStart w:id="7" w:name="_Toc118789289"/>
      <w:r w:rsidRPr="00423395">
        <w:rPr>
          <w:b w:val="0"/>
        </w:rPr>
        <w:t>Pojmy</w:t>
      </w:r>
      <w:bookmarkEnd w:id="6"/>
      <w:bookmarkEnd w:id="7"/>
    </w:p>
    <w:p w:rsidR="00735CF4" w:rsidRPr="00423395" w:rsidRDefault="00735CF4" w:rsidP="00631C27">
      <w:pPr>
        <w:rPr>
          <w:rFonts w:ascii="Arial" w:hAnsi="Arial"/>
          <w:sz w:val="22"/>
        </w:rPr>
      </w:pPr>
      <w:r w:rsidRPr="00423395">
        <w:rPr>
          <w:rFonts w:ascii="Arial" w:hAnsi="Arial"/>
          <w:sz w:val="22"/>
        </w:rPr>
        <w:t>Organizační řád je základní závazná organizační norma, která stanovuje zásady</w:t>
      </w:r>
      <w:r w:rsidR="0072467B" w:rsidRPr="00423395">
        <w:rPr>
          <w:rFonts w:ascii="Arial" w:hAnsi="Arial"/>
          <w:sz w:val="22"/>
        </w:rPr>
        <w:t xml:space="preserve"> organizace řízení</w:t>
      </w:r>
    </w:p>
    <w:p w:rsidR="00735CF4" w:rsidRPr="00423395" w:rsidRDefault="00735CF4" w:rsidP="00631C27">
      <w:pPr>
        <w:rPr>
          <w:rFonts w:ascii="Arial" w:hAnsi="Arial"/>
          <w:sz w:val="22"/>
        </w:rPr>
      </w:pPr>
      <w:r w:rsidRPr="00423395">
        <w:rPr>
          <w:rFonts w:ascii="Arial" w:hAnsi="Arial"/>
          <w:sz w:val="22"/>
        </w:rPr>
        <w:t>a je součástí celé soustavy organizačních norem FN Brno.</w:t>
      </w:r>
    </w:p>
    <w:p w:rsidR="00735CF4" w:rsidRPr="00423395" w:rsidRDefault="00735CF4" w:rsidP="00735CF4"/>
    <w:p w:rsidR="001A565A" w:rsidRPr="00423395" w:rsidRDefault="001A565A" w:rsidP="00106E7F">
      <w:pPr>
        <w:pStyle w:val="Heading2"/>
        <w:tabs>
          <w:tab w:val="clear" w:pos="143"/>
          <w:tab w:val="num" w:pos="851"/>
        </w:tabs>
        <w:ind w:left="851"/>
        <w:rPr>
          <w:b w:val="0"/>
        </w:rPr>
      </w:pPr>
      <w:bookmarkStart w:id="8" w:name="_Toc343606054"/>
      <w:bookmarkStart w:id="9" w:name="_Toc118789290"/>
      <w:r w:rsidRPr="00423395">
        <w:rPr>
          <w:b w:val="0"/>
        </w:rPr>
        <w:t>Zkratky</w:t>
      </w:r>
      <w:bookmarkEnd w:id="8"/>
      <w:bookmarkEnd w:id="9"/>
    </w:p>
    <w:p w:rsidR="00967DC5" w:rsidRPr="00423395" w:rsidRDefault="00967DC5" w:rsidP="00967DC5">
      <w:pPr>
        <w:tabs>
          <w:tab w:val="left" w:pos="993"/>
          <w:tab w:val="left" w:pos="1134"/>
        </w:tabs>
        <w:jc w:val="both"/>
        <w:rPr>
          <w:rFonts w:ascii="Arial" w:hAnsi="Arial" w:cs="Arial"/>
          <w:sz w:val="22"/>
          <w:szCs w:val="22"/>
        </w:rPr>
      </w:pPr>
      <w:r w:rsidRPr="00423395">
        <w:rPr>
          <w:rFonts w:ascii="Arial" w:hAnsi="Arial" w:cs="Arial"/>
          <w:sz w:val="22"/>
          <w:szCs w:val="22"/>
        </w:rPr>
        <w:t>CTT</w:t>
      </w:r>
      <w:r w:rsidRPr="00423395">
        <w:rPr>
          <w:rFonts w:ascii="Arial" w:hAnsi="Arial" w:cs="Arial"/>
          <w:sz w:val="22"/>
          <w:szCs w:val="22"/>
        </w:rPr>
        <w:tab/>
      </w:r>
      <w:r w:rsidRPr="00423395">
        <w:rPr>
          <w:rFonts w:ascii="Arial" w:hAnsi="Arial" w:cs="Arial"/>
          <w:sz w:val="22"/>
          <w:szCs w:val="22"/>
        </w:rPr>
        <w:tab/>
        <w:t xml:space="preserve">Centrum pro transfer technologií </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ČR</w:t>
      </w:r>
      <w:r w:rsidR="003E7E6D" w:rsidRPr="00423395">
        <w:rPr>
          <w:rFonts w:ascii="Arial" w:hAnsi="Arial" w:cs="Arial"/>
          <w:sz w:val="22"/>
          <w:szCs w:val="22"/>
        </w:rPr>
        <w:tab/>
      </w:r>
      <w:r w:rsidR="003E7E6D" w:rsidRPr="00423395">
        <w:rPr>
          <w:rFonts w:ascii="Arial" w:hAnsi="Arial" w:cs="Arial"/>
          <w:sz w:val="22"/>
          <w:szCs w:val="22"/>
        </w:rPr>
        <w:tab/>
      </w:r>
      <w:r w:rsidR="00866010" w:rsidRPr="00423395">
        <w:rPr>
          <w:rFonts w:ascii="Arial" w:hAnsi="Arial" w:cs="Arial"/>
          <w:sz w:val="22"/>
          <w:szCs w:val="22"/>
        </w:rPr>
        <w:t>Česká republika</w:t>
      </w:r>
    </w:p>
    <w:p w:rsidR="005B5033" w:rsidRPr="00423395" w:rsidRDefault="005B5033" w:rsidP="005B5033">
      <w:pPr>
        <w:tabs>
          <w:tab w:val="left" w:pos="993"/>
          <w:tab w:val="left" w:pos="1134"/>
        </w:tabs>
        <w:jc w:val="both"/>
        <w:rPr>
          <w:rFonts w:ascii="Arial" w:hAnsi="Arial" w:cs="Arial"/>
          <w:sz w:val="22"/>
          <w:szCs w:val="22"/>
        </w:rPr>
      </w:pPr>
      <w:r w:rsidRPr="00423395">
        <w:rPr>
          <w:rFonts w:ascii="Arial" w:hAnsi="Arial" w:cs="Arial"/>
          <w:sz w:val="22"/>
          <w:szCs w:val="22"/>
        </w:rPr>
        <w:t>DN</w:t>
      </w:r>
      <w:r w:rsidRPr="00423395">
        <w:rPr>
          <w:rFonts w:ascii="Arial" w:hAnsi="Arial" w:cs="Arial"/>
          <w:sz w:val="22"/>
          <w:szCs w:val="22"/>
        </w:rPr>
        <w:tab/>
      </w:r>
      <w:r w:rsidRPr="00423395">
        <w:rPr>
          <w:rFonts w:ascii="Arial" w:hAnsi="Arial" w:cs="Arial"/>
          <w:sz w:val="22"/>
          <w:szCs w:val="22"/>
        </w:rPr>
        <w:tab/>
        <w:t>Dětská nemocnice</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EU</w:t>
      </w:r>
      <w:r w:rsidRPr="00423395">
        <w:rPr>
          <w:rFonts w:ascii="Arial" w:hAnsi="Arial" w:cs="Arial"/>
          <w:sz w:val="22"/>
          <w:szCs w:val="22"/>
        </w:rPr>
        <w:tab/>
      </w:r>
      <w:r w:rsidR="003E7E6D" w:rsidRPr="00423395">
        <w:rPr>
          <w:rFonts w:ascii="Arial" w:hAnsi="Arial" w:cs="Arial"/>
          <w:sz w:val="22"/>
          <w:szCs w:val="22"/>
        </w:rPr>
        <w:tab/>
      </w:r>
      <w:r w:rsidR="00866010" w:rsidRPr="00423395">
        <w:rPr>
          <w:rFonts w:ascii="Arial" w:hAnsi="Arial" w:cs="Arial"/>
          <w:sz w:val="22"/>
          <w:szCs w:val="22"/>
        </w:rPr>
        <w:t>Evropská unie</w:t>
      </w:r>
    </w:p>
    <w:p w:rsidR="007904DA" w:rsidRPr="00423395" w:rsidRDefault="007904DA" w:rsidP="00866010">
      <w:pPr>
        <w:tabs>
          <w:tab w:val="left" w:pos="993"/>
          <w:tab w:val="left" w:pos="1134"/>
        </w:tabs>
        <w:jc w:val="both"/>
        <w:rPr>
          <w:rFonts w:ascii="Arial" w:hAnsi="Arial" w:cs="Arial"/>
          <w:sz w:val="22"/>
          <w:szCs w:val="22"/>
        </w:rPr>
      </w:pPr>
      <w:r w:rsidRPr="00423395">
        <w:rPr>
          <w:rFonts w:ascii="Arial" w:hAnsi="Arial" w:cs="Arial"/>
          <w:sz w:val="22"/>
          <w:szCs w:val="22"/>
        </w:rPr>
        <w:t>FaMa+</w:t>
      </w:r>
      <w:r w:rsidRPr="00423395">
        <w:rPr>
          <w:rFonts w:ascii="Arial" w:hAnsi="Arial" w:cs="Arial"/>
          <w:sz w:val="22"/>
          <w:szCs w:val="22"/>
        </w:rPr>
        <w:tab/>
      </w:r>
      <w:r w:rsidRPr="00423395">
        <w:rPr>
          <w:rFonts w:ascii="Arial" w:hAnsi="Arial" w:cs="Arial"/>
          <w:sz w:val="22"/>
          <w:szCs w:val="22"/>
        </w:rPr>
        <w:tab/>
      </w:r>
      <w:r w:rsidR="002474E9" w:rsidRPr="00423395">
        <w:rPr>
          <w:rFonts w:ascii="Arial" w:hAnsi="Arial" w:cs="Arial"/>
          <w:sz w:val="22"/>
          <w:szCs w:val="22"/>
        </w:rPr>
        <w:t>technicko-provozní informační systém</w:t>
      </w:r>
    </w:p>
    <w:p w:rsidR="003662C0" w:rsidRPr="00423395" w:rsidRDefault="00866010" w:rsidP="00537B0E">
      <w:pPr>
        <w:tabs>
          <w:tab w:val="left" w:pos="993"/>
          <w:tab w:val="left" w:pos="1134"/>
        </w:tabs>
        <w:jc w:val="both"/>
        <w:rPr>
          <w:rFonts w:ascii="Arial" w:hAnsi="Arial" w:cs="Arial"/>
          <w:sz w:val="22"/>
          <w:szCs w:val="22"/>
        </w:rPr>
      </w:pPr>
      <w:r w:rsidRPr="00423395">
        <w:rPr>
          <w:rFonts w:ascii="Arial" w:hAnsi="Arial" w:cs="Arial"/>
          <w:sz w:val="22"/>
          <w:szCs w:val="22"/>
        </w:rPr>
        <w:t>FN Brno</w:t>
      </w:r>
      <w:r w:rsidR="00537B0E" w:rsidRPr="00423395">
        <w:rPr>
          <w:rFonts w:ascii="Arial" w:hAnsi="Arial" w:cs="Arial"/>
          <w:sz w:val="22"/>
          <w:szCs w:val="22"/>
        </w:rPr>
        <w:tab/>
      </w:r>
      <w:r w:rsidR="003E7E6D" w:rsidRPr="00423395">
        <w:rPr>
          <w:rFonts w:ascii="Arial" w:hAnsi="Arial" w:cs="Arial"/>
          <w:sz w:val="22"/>
          <w:szCs w:val="22"/>
        </w:rPr>
        <w:tab/>
      </w:r>
      <w:r w:rsidRPr="00423395">
        <w:rPr>
          <w:rFonts w:ascii="Arial" w:hAnsi="Arial" w:cs="Arial"/>
          <w:sz w:val="22"/>
          <w:szCs w:val="22"/>
        </w:rPr>
        <w:t>Fakultní nemocnice Brno</w:t>
      </w:r>
    </w:p>
    <w:p w:rsidR="003662C0" w:rsidRPr="00423395" w:rsidRDefault="003662C0" w:rsidP="00FB36AB">
      <w:pPr>
        <w:tabs>
          <w:tab w:val="left" w:pos="993"/>
          <w:tab w:val="left" w:pos="1134"/>
        </w:tabs>
        <w:jc w:val="both"/>
        <w:rPr>
          <w:rFonts w:ascii="Arial" w:hAnsi="Arial" w:cs="Arial"/>
          <w:sz w:val="22"/>
          <w:szCs w:val="22"/>
        </w:rPr>
      </w:pPr>
      <w:r w:rsidRPr="00423395">
        <w:rPr>
          <w:rFonts w:ascii="Arial" w:hAnsi="Arial" w:cs="Arial"/>
          <w:sz w:val="22"/>
          <w:szCs w:val="22"/>
        </w:rPr>
        <w:t>GDP</w:t>
      </w:r>
      <w:r w:rsidR="00FD0F75" w:rsidRPr="00423395">
        <w:rPr>
          <w:rFonts w:ascii="Arial" w:hAnsi="Arial" w:cs="Arial"/>
          <w:sz w:val="22"/>
          <w:szCs w:val="22"/>
        </w:rPr>
        <w:t>R</w:t>
      </w:r>
      <w:r w:rsidR="00FB36AB" w:rsidRPr="00423395">
        <w:rPr>
          <w:rFonts w:ascii="Arial" w:hAnsi="Arial" w:cs="Arial"/>
          <w:sz w:val="22"/>
          <w:szCs w:val="22"/>
        </w:rPr>
        <w:tab/>
      </w:r>
      <w:r w:rsidR="00FB36AB" w:rsidRPr="00423395">
        <w:rPr>
          <w:rFonts w:ascii="Arial" w:hAnsi="Arial" w:cs="Arial"/>
          <w:sz w:val="22"/>
          <w:szCs w:val="22"/>
        </w:rPr>
        <w:tab/>
      </w:r>
      <w:r w:rsidRPr="00423395">
        <w:rPr>
          <w:rFonts w:ascii="Arial" w:hAnsi="Arial" w:cs="Arial"/>
          <w:sz w:val="22"/>
          <w:szCs w:val="22"/>
        </w:rPr>
        <w:t>General Data Protection Regulation</w:t>
      </w:r>
      <w:r w:rsidR="00FB36AB" w:rsidRPr="00423395">
        <w:rPr>
          <w:rFonts w:ascii="Arial" w:hAnsi="Arial" w:cs="Arial"/>
          <w:sz w:val="22"/>
          <w:szCs w:val="22"/>
        </w:rPr>
        <w:t xml:space="preserve"> (obecné nařízení o ochraně osobních údajů)</w:t>
      </w:r>
    </w:p>
    <w:p w:rsidR="00537B0E" w:rsidRPr="00423395" w:rsidRDefault="00866010" w:rsidP="00537B0E">
      <w:pPr>
        <w:tabs>
          <w:tab w:val="left" w:pos="993"/>
          <w:tab w:val="left" w:pos="1134"/>
        </w:tabs>
        <w:jc w:val="both"/>
        <w:rPr>
          <w:rFonts w:ascii="Arial" w:hAnsi="Arial" w:cs="Arial"/>
          <w:sz w:val="22"/>
          <w:szCs w:val="22"/>
        </w:rPr>
      </w:pPr>
      <w:r w:rsidRPr="00423395">
        <w:rPr>
          <w:rFonts w:ascii="Arial" w:hAnsi="Arial" w:cs="Arial"/>
          <w:sz w:val="22"/>
          <w:szCs w:val="22"/>
        </w:rPr>
        <w:t xml:space="preserve">IG </w:t>
      </w:r>
      <w:r w:rsidRPr="00423395">
        <w:rPr>
          <w:rFonts w:ascii="Arial" w:hAnsi="Arial" w:cs="Arial"/>
          <w:sz w:val="22"/>
          <w:szCs w:val="22"/>
        </w:rPr>
        <w:tab/>
      </w:r>
      <w:r w:rsidR="003E7E6D" w:rsidRPr="00423395">
        <w:rPr>
          <w:rFonts w:ascii="Arial" w:hAnsi="Arial" w:cs="Arial"/>
          <w:sz w:val="22"/>
          <w:szCs w:val="22"/>
        </w:rPr>
        <w:tab/>
      </w:r>
      <w:r w:rsidR="00A35B1C" w:rsidRPr="00423395">
        <w:rPr>
          <w:rFonts w:ascii="Arial" w:hAnsi="Arial" w:cs="Arial"/>
          <w:sz w:val="22"/>
          <w:szCs w:val="22"/>
        </w:rPr>
        <w:t>i</w:t>
      </w:r>
      <w:r w:rsidRPr="00423395">
        <w:rPr>
          <w:rFonts w:ascii="Arial" w:hAnsi="Arial" w:cs="Arial"/>
          <w:sz w:val="22"/>
          <w:szCs w:val="22"/>
        </w:rPr>
        <w:t>nterní granty</w:t>
      </w:r>
    </w:p>
    <w:p w:rsidR="003937B7" w:rsidRPr="00423395" w:rsidRDefault="00FB36AB" w:rsidP="00FB36AB">
      <w:pPr>
        <w:tabs>
          <w:tab w:val="left" w:pos="993"/>
          <w:tab w:val="left" w:pos="1134"/>
        </w:tabs>
        <w:jc w:val="both"/>
        <w:rPr>
          <w:rFonts w:ascii="Arial" w:hAnsi="Arial" w:cs="Arial"/>
          <w:sz w:val="22"/>
          <w:szCs w:val="22"/>
        </w:rPr>
      </w:pPr>
      <w:r w:rsidRPr="00423395">
        <w:rPr>
          <w:rFonts w:ascii="Arial" w:hAnsi="Arial" w:cs="Arial"/>
          <w:sz w:val="22"/>
          <w:szCs w:val="22"/>
        </w:rPr>
        <w:t>IS VaV</w:t>
      </w:r>
      <w:r w:rsidR="00FF3669" w:rsidRPr="00423395">
        <w:rPr>
          <w:rFonts w:ascii="Arial" w:hAnsi="Arial" w:cs="Arial"/>
          <w:sz w:val="22"/>
          <w:szCs w:val="22"/>
        </w:rPr>
        <w:t>a</w:t>
      </w:r>
      <w:r w:rsidRPr="00423395">
        <w:rPr>
          <w:rFonts w:ascii="Arial" w:hAnsi="Arial" w:cs="Arial"/>
          <w:sz w:val="22"/>
          <w:szCs w:val="22"/>
        </w:rPr>
        <w:t>I</w:t>
      </w:r>
      <w:r w:rsidR="00FF3669" w:rsidRPr="00423395">
        <w:rPr>
          <w:rFonts w:ascii="Arial" w:hAnsi="Arial" w:cs="Arial"/>
          <w:sz w:val="22"/>
          <w:szCs w:val="22"/>
        </w:rPr>
        <w:tab/>
      </w:r>
      <w:r w:rsidR="00FF3669" w:rsidRPr="00423395">
        <w:rPr>
          <w:rFonts w:ascii="Arial" w:hAnsi="Arial" w:cs="Arial"/>
          <w:sz w:val="22"/>
          <w:szCs w:val="22"/>
        </w:rPr>
        <w:tab/>
      </w:r>
      <w:r w:rsidR="003937B7" w:rsidRPr="00423395">
        <w:rPr>
          <w:rFonts w:ascii="Arial" w:hAnsi="Arial" w:cs="Arial"/>
          <w:sz w:val="22"/>
          <w:szCs w:val="22"/>
        </w:rPr>
        <w:t xml:space="preserve">Informační systém </w:t>
      </w:r>
      <w:r w:rsidR="00FF3669" w:rsidRPr="00423395">
        <w:rPr>
          <w:rFonts w:ascii="Arial" w:hAnsi="Arial" w:cs="Arial"/>
          <w:sz w:val="22"/>
          <w:szCs w:val="22"/>
        </w:rPr>
        <w:t>V</w:t>
      </w:r>
      <w:r w:rsidR="003937B7" w:rsidRPr="00423395">
        <w:rPr>
          <w:rFonts w:ascii="Arial" w:hAnsi="Arial" w:cs="Arial"/>
          <w:sz w:val="22"/>
          <w:szCs w:val="22"/>
        </w:rPr>
        <w:t>ýzkumu, experimentálního vývoje a inovací</w:t>
      </w:r>
    </w:p>
    <w:p w:rsidR="002721D0" w:rsidRPr="00423395" w:rsidRDefault="002721D0" w:rsidP="002721D0">
      <w:pPr>
        <w:tabs>
          <w:tab w:val="left" w:pos="1134"/>
        </w:tabs>
        <w:ind w:left="1418" w:hanging="1418"/>
        <w:jc w:val="both"/>
        <w:rPr>
          <w:rFonts w:ascii="Arial" w:hAnsi="Arial"/>
          <w:sz w:val="22"/>
        </w:rPr>
      </w:pPr>
      <w:r w:rsidRPr="00423395">
        <w:rPr>
          <w:rFonts w:ascii="Arial" w:hAnsi="Arial"/>
          <w:sz w:val="22"/>
        </w:rPr>
        <w:t>JOP VŠ</w:t>
      </w:r>
      <w:r w:rsidRPr="00423395">
        <w:rPr>
          <w:rFonts w:ascii="Arial" w:hAnsi="Arial"/>
          <w:sz w:val="22"/>
        </w:rPr>
        <w:tab/>
        <w:t>jiný odborný pracovník vysokoškolák</w:t>
      </w:r>
    </w:p>
    <w:p w:rsidR="00577388" w:rsidRPr="00423395" w:rsidRDefault="005D1426" w:rsidP="00FB36AB">
      <w:pPr>
        <w:tabs>
          <w:tab w:val="left" w:pos="993"/>
          <w:tab w:val="left" w:pos="1134"/>
        </w:tabs>
        <w:jc w:val="both"/>
        <w:rPr>
          <w:rFonts w:ascii="Arial" w:hAnsi="Arial" w:cs="Arial"/>
          <w:sz w:val="22"/>
          <w:szCs w:val="22"/>
        </w:rPr>
      </w:pPr>
      <w:r w:rsidRPr="00423395">
        <w:rPr>
          <w:rFonts w:ascii="Arial" w:hAnsi="Arial" w:cs="Arial"/>
          <w:sz w:val="22"/>
          <w:szCs w:val="22"/>
        </w:rPr>
        <w:t>KH</w:t>
      </w:r>
      <w:r w:rsidRPr="00423395">
        <w:rPr>
          <w:rFonts w:ascii="Arial" w:hAnsi="Arial" w:cs="Arial"/>
          <w:sz w:val="22"/>
          <w:szCs w:val="22"/>
        </w:rPr>
        <w:tab/>
      </w:r>
      <w:r w:rsidR="003E7E6D" w:rsidRPr="00423395">
        <w:rPr>
          <w:rFonts w:ascii="Arial" w:hAnsi="Arial" w:cs="Arial"/>
          <w:sz w:val="22"/>
          <w:szCs w:val="22"/>
        </w:rPr>
        <w:tab/>
      </w:r>
      <w:r w:rsidR="00A35B1C" w:rsidRPr="00423395">
        <w:rPr>
          <w:rFonts w:ascii="Arial" w:hAnsi="Arial" w:cs="Arial"/>
          <w:sz w:val="22"/>
          <w:szCs w:val="22"/>
        </w:rPr>
        <w:t>k</w:t>
      </w:r>
      <w:r w:rsidR="00866010" w:rsidRPr="00423395">
        <w:rPr>
          <w:rFonts w:ascii="Arial" w:hAnsi="Arial" w:cs="Arial"/>
          <w:sz w:val="22"/>
          <w:szCs w:val="22"/>
        </w:rPr>
        <w:t>linické hodnocení</w:t>
      </w:r>
    </w:p>
    <w:p w:rsidR="00577388" w:rsidRPr="00423395" w:rsidRDefault="00577388" w:rsidP="00FB36AB">
      <w:pPr>
        <w:tabs>
          <w:tab w:val="left" w:pos="993"/>
          <w:tab w:val="left" w:pos="1134"/>
        </w:tabs>
        <w:jc w:val="both"/>
        <w:rPr>
          <w:rFonts w:ascii="Arial" w:hAnsi="Arial" w:cs="Arial"/>
          <w:sz w:val="22"/>
          <w:szCs w:val="22"/>
        </w:rPr>
      </w:pPr>
      <w:r w:rsidRPr="00423395">
        <w:rPr>
          <w:rFonts w:ascii="Arial" w:hAnsi="Arial" w:cs="Arial"/>
          <w:sz w:val="22"/>
          <w:szCs w:val="22"/>
        </w:rPr>
        <w:t>LKVM</w:t>
      </w:r>
      <w:r w:rsidRPr="00423395">
        <w:rPr>
          <w:rFonts w:ascii="Arial" w:hAnsi="Arial" w:cs="Arial"/>
          <w:sz w:val="22"/>
          <w:szCs w:val="22"/>
        </w:rPr>
        <w:tab/>
      </w:r>
      <w:r w:rsidR="003E7E6D" w:rsidRPr="00423395">
        <w:rPr>
          <w:rFonts w:ascii="Arial" w:hAnsi="Arial" w:cs="Arial"/>
          <w:sz w:val="22"/>
          <w:szCs w:val="22"/>
        </w:rPr>
        <w:tab/>
      </w:r>
      <w:r w:rsidRPr="00423395">
        <w:rPr>
          <w:rFonts w:ascii="Arial" w:hAnsi="Arial" w:cs="Arial"/>
          <w:sz w:val="22"/>
          <w:szCs w:val="22"/>
        </w:rPr>
        <w:t>Lékařsk</w:t>
      </w:r>
      <w:r w:rsidR="0092012D" w:rsidRPr="00423395">
        <w:rPr>
          <w:rFonts w:ascii="Arial" w:hAnsi="Arial" w:cs="Arial"/>
          <w:sz w:val="22"/>
          <w:szCs w:val="22"/>
        </w:rPr>
        <w:t>á</w:t>
      </w:r>
      <w:r w:rsidRPr="00423395">
        <w:rPr>
          <w:rFonts w:ascii="Arial" w:hAnsi="Arial" w:cs="Arial"/>
          <w:sz w:val="22"/>
          <w:szCs w:val="22"/>
        </w:rPr>
        <w:t xml:space="preserve"> knihovn</w:t>
      </w:r>
      <w:r w:rsidR="0092012D" w:rsidRPr="00423395">
        <w:rPr>
          <w:rFonts w:ascii="Arial" w:hAnsi="Arial" w:cs="Arial"/>
          <w:sz w:val="22"/>
          <w:szCs w:val="22"/>
        </w:rPr>
        <w:t>a</w:t>
      </w:r>
      <w:r w:rsidRPr="00423395">
        <w:rPr>
          <w:rFonts w:ascii="Arial" w:hAnsi="Arial" w:cs="Arial"/>
          <w:sz w:val="22"/>
          <w:szCs w:val="22"/>
        </w:rPr>
        <w:t xml:space="preserve"> a výuka mediků</w:t>
      </w:r>
    </w:p>
    <w:p w:rsidR="00866010" w:rsidRPr="00423395" w:rsidRDefault="00866010" w:rsidP="00866010">
      <w:pPr>
        <w:tabs>
          <w:tab w:val="left" w:pos="993"/>
          <w:tab w:val="left" w:pos="1134"/>
        </w:tabs>
        <w:jc w:val="both"/>
        <w:rPr>
          <w:rFonts w:ascii="Arial" w:hAnsi="Arial" w:cs="Arial"/>
          <w:sz w:val="22"/>
          <w:szCs w:val="22"/>
        </w:rPr>
      </w:pPr>
      <w:r w:rsidRPr="00423395">
        <w:rPr>
          <w:rFonts w:ascii="Arial" w:hAnsi="Arial" w:cs="Arial"/>
          <w:sz w:val="22"/>
          <w:szCs w:val="22"/>
        </w:rPr>
        <w:t>LN</w:t>
      </w:r>
      <w:r w:rsidRPr="00423395">
        <w:rPr>
          <w:rFonts w:ascii="Arial" w:hAnsi="Arial" w:cs="Arial"/>
          <w:sz w:val="22"/>
          <w:szCs w:val="22"/>
        </w:rPr>
        <w:tab/>
      </w:r>
      <w:r w:rsidR="003E7E6D" w:rsidRPr="00423395">
        <w:rPr>
          <w:rFonts w:ascii="Arial" w:hAnsi="Arial" w:cs="Arial"/>
          <w:sz w:val="22"/>
          <w:szCs w:val="22"/>
        </w:rPr>
        <w:tab/>
      </w:r>
      <w:r w:rsidRPr="00423395">
        <w:rPr>
          <w:rFonts w:ascii="Arial" w:hAnsi="Arial" w:cs="Arial"/>
          <w:sz w:val="22"/>
          <w:szCs w:val="22"/>
        </w:rPr>
        <w:t>Lotus Notes</w:t>
      </w:r>
    </w:p>
    <w:p w:rsidR="00866010" w:rsidRPr="00423395" w:rsidRDefault="00866010" w:rsidP="00866010">
      <w:pPr>
        <w:tabs>
          <w:tab w:val="left" w:pos="993"/>
          <w:tab w:val="left" w:pos="1134"/>
        </w:tabs>
        <w:jc w:val="both"/>
        <w:rPr>
          <w:rFonts w:ascii="Arial" w:hAnsi="Arial" w:cs="Arial"/>
          <w:sz w:val="22"/>
          <w:szCs w:val="22"/>
        </w:rPr>
      </w:pPr>
      <w:r w:rsidRPr="00423395">
        <w:rPr>
          <w:rFonts w:ascii="Arial" w:hAnsi="Arial" w:cs="Arial"/>
          <w:sz w:val="22"/>
          <w:szCs w:val="22"/>
        </w:rPr>
        <w:t>MF</w:t>
      </w:r>
      <w:r w:rsidR="00537B0E" w:rsidRPr="00423395">
        <w:rPr>
          <w:rFonts w:ascii="Arial" w:hAnsi="Arial" w:cs="Arial"/>
          <w:sz w:val="22"/>
          <w:szCs w:val="22"/>
        </w:rPr>
        <w:tab/>
      </w:r>
      <w:r w:rsidR="003E7E6D" w:rsidRPr="00423395">
        <w:rPr>
          <w:rFonts w:ascii="Arial" w:hAnsi="Arial" w:cs="Arial"/>
          <w:sz w:val="22"/>
          <w:szCs w:val="22"/>
        </w:rPr>
        <w:tab/>
      </w:r>
      <w:r w:rsidRPr="00423395">
        <w:rPr>
          <w:rFonts w:ascii="Arial" w:hAnsi="Arial" w:cs="Arial"/>
          <w:sz w:val="22"/>
          <w:szCs w:val="22"/>
        </w:rPr>
        <w:t>Ministerstvo financí</w:t>
      </w:r>
    </w:p>
    <w:p w:rsidR="006C46D0" w:rsidRPr="00423395" w:rsidRDefault="006C46D0" w:rsidP="00866010">
      <w:pPr>
        <w:tabs>
          <w:tab w:val="left" w:pos="993"/>
          <w:tab w:val="left" w:pos="1134"/>
        </w:tabs>
        <w:jc w:val="both"/>
        <w:rPr>
          <w:rFonts w:ascii="Arial" w:hAnsi="Arial" w:cs="Arial"/>
          <w:sz w:val="22"/>
          <w:szCs w:val="22"/>
        </w:rPr>
      </w:pPr>
      <w:r w:rsidRPr="00423395">
        <w:rPr>
          <w:rFonts w:ascii="Arial" w:hAnsi="Arial" w:cs="Arial"/>
          <w:sz w:val="22"/>
          <w:szCs w:val="22"/>
        </w:rPr>
        <w:t>MZ</w:t>
      </w:r>
      <w:r w:rsidR="00E711C5" w:rsidRPr="00423395">
        <w:rPr>
          <w:rFonts w:ascii="Arial" w:hAnsi="Arial" w:cs="Arial"/>
          <w:sz w:val="22"/>
          <w:szCs w:val="22"/>
        </w:rPr>
        <w:t xml:space="preserve"> ČR</w:t>
      </w:r>
      <w:r w:rsidRPr="00423395">
        <w:rPr>
          <w:rFonts w:ascii="Arial" w:hAnsi="Arial" w:cs="Arial"/>
          <w:sz w:val="22"/>
          <w:szCs w:val="22"/>
        </w:rPr>
        <w:tab/>
      </w:r>
      <w:r w:rsidRPr="00423395">
        <w:rPr>
          <w:rFonts w:ascii="Arial" w:hAnsi="Arial" w:cs="Arial"/>
          <w:sz w:val="22"/>
          <w:szCs w:val="22"/>
        </w:rPr>
        <w:tab/>
        <w:t>Ministerstvo zdravotnictví</w:t>
      </w:r>
      <w:r w:rsidR="00E711C5" w:rsidRPr="00423395">
        <w:rPr>
          <w:rFonts w:ascii="Arial" w:hAnsi="Arial" w:cs="Arial"/>
          <w:sz w:val="22"/>
          <w:szCs w:val="22"/>
        </w:rPr>
        <w:t xml:space="preserve"> České republiky</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MMVS</w:t>
      </w:r>
      <w:r w:rsidRPr="00423395">
        <w:rPr>
          <w:rFonts w:ascii="Arial" w:hAnsi="Arial" w:cs="Arial"/>
          <w:sz w:val="22"/>
          <w:szCs w:val="22"/>
        </w:rPr>
        <w:tab/>
      </w:r>
      <w:r w:rsidR="003E7E6D" w:rsidRPr="00423395">
        <w:rPr>
          <w:rFonts w:ascii="Arial" w:hAnsi="Arial" w:cs="Arial"/>
          <w:sz w:val="22"/>
          <w:szCs w:val="22"/>
        </w:rPr>
        <w:tab/>
      </w:r>
      <w:r w:rsidR="00866010" w:rsidRPr="00423395">
        <w:rPr>
          <w:rFonts w:ascii="Arial" w:hAnsi="Arial" w:cs="Arial"/>
          <w:sz w:val="22"/>
          <w:szCs w:val="22"/>
        </w:rPr>
        <w:t>mezinárodní meziknihovní výpůjční služba</w:t>
      </w:r>
    </w:p>
    <w:p w:rsidR="001F6CA4" w:rsidRPr="00423395" w:rsidRDefault="001F6CA4" w:rsidP="00866010">
      <w:pPr>
        <w:tabs>
          <w:tab w:val="left" w:pos="993"/>
          <w:tab w:val="left" w:pos="1134"/>
        </w:tabs>
        <w:jc w:val="both"/>
        <w:rPr>
          <w:rFonts w:ascii="Arial" w:hAnsi="Arial" w:cs="Arial"/>
          <w:sz w:val="22"/>
          <w:szCs w:val="22"/>
        </w:rPr>
      </w:pPr>
      <w:r w:rsidRPr="00423395">
        <w:rPr>
          <w:rFonts w:ascii="Arial" w:hAnsi="Arial" w:cs="Arial"/>
          <w:sz w:val="22"/>
          <w:szCs w:val="22"/>
        </w:rPr>
        <w:t>MP</w:t>
      </w:r>
      <w:r w:rsidRPr="00423395">
        <w:rPr>
          <w:rFonts w:ascii="Arial" w:hAnsi="Arial" w:cs="Arial"/>
          <w:sz w:val="22"/>
          <w:szCs w:val="22"/>
        </w:rPr>
        <w:tab/>
      </w:r>
      <w:r w:rsidRPr="00423395">
        <w:rPr>
          <w:rFonts w:ascii="Arial" w:hAnsi="Arial" w:cs="Arial"/>
          <w:sz w:val="22"/>
          <w:szCs w:val="22"/>
        </w:rPr>
        <w:tab/>
        <w:t>metodický pokyn</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MVS</w:t>
      </w:r>
      <w:r w:rsidRPr="00423395">
        <w:rPr>
          <w:rFonts w:ascii="Arial" w:hAnsi="Arial" w:cs="Arial"/>
          <w:sz w:val="22"/>
          <w:szCs w:val="22"/>
        </w:rPr>
        <w:tab/>
      </w:r>
      <w:r w:rsidR="003E7E6D" w:rsidRPr="00423395">
        <w:rPr>
          <w:rFonts w:ascii="Arial" w:hAnsi="Arial" w:cs="Arial"/>
          <w:sz w:val="22"/>
          <w:szCs w:val="22"/>
        </w:rPr>
        <w:tab/>
      </w:r>
      <w:r w:rsidR="00866010" w:rsidRPr="00423395">
        <w:rPr>
          <w:rFonts w:ascii="Arial" w:hAnsi="Arial" w:cs="Arial"/>
          <w:sz w:val="22"/>
          <w:szCs w:val="22"/>
        </w:rPr>
        <w:t>meziknihovní výpůjční služba</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MU</w:t>
      </w:r>
      <w:r w:rsidRPr="00423395">
        <w:rPr>
          <w:rFonts w:ascii="Arial" w:hAnsi="Arial" w:cs="Arial"/>
          <w:sz w:val="22"/>
          <w:szCs w:val="22"/>
        </w:rPr>
        <w:tab/>
      </w:r>
      <w:r w:rsidR="003E7E6D" w:rsidRPr="00423395">
        <w:rPr>
          <w:rFonts w:ascii="Arial" w:hAnsi="Arial" w:cs="Arial"/>
          <w:sz w:val="22"/>
          <w:szCs w:val="22"/>
        </w:rPr>
        <w:tab/>
      </w:r>
      <w:r w:rsidR="00866010" w:rsidRPr="00423395">
        <w:rPr>
          <w:rFonts w:ascii="Arial" w:hAnsi="Arial" w:cs="Arial"/>
          <w:sz w:val="22"/>
          <w:szCs w:val="22"/>
        </w:rPr>
        <w:t>Masarykova univerzita</w:t>
      </w:r>
    </w:p>
    <w:p w:rsidR="002721D0" w:rsidRPr="00423395" w:rsidRDefault="002721D0" w:rsidP="002721D0">
      <w:pPr>
        <w:tabs>
          <w:tab w:val="left" w:pos="1134"/>
        </w:tabs>
        <w:jc w:val="both"/>
        <w:rPr>
          <w:rFonts w:ascii="Arial" w:hAnsi="Arial"/>
          <w:sz w:val="22"/>
        </w:rPr>
      </w:pPr>
      <w:r w:rsidRPr="00423395">
        <w:rPr>
          <w:rFonts w:ascii="Arial" w:hAnsi="Arial"/>
          <w:sz w:val="22"/>
        </w:rPr>
        <w:t>NBP</w:t>
      </w:r>
      <w:r w:rsidRPr="00423395">
        <w:rPr>
          <w:rFonts w:ascii="Arial" w:hAnsi="Arial"/>
          <w:sz w:val="22"/>
        </w:rPr>
        <w:tab/>
        <w:t xml:space="preserve">pracoviště Nemocnice Bohunice a Porodnice </w:t>
      </w:r>
    </w:p>
    <w:p w:rsidR="00340F74" w:rsidRPr="00423395" w:rsidRDefault="00340F74" w:rsidP="00866010">
      <w:pPr>
        <w:tabs>
          <w:tab w:val="left" w:pos="993"/>
          <w:tab w:val="left" w:pos="1134"/>
        </w:tabs>
        <w:jc w:val="both"/>
        <w:rPr>
          <w:rFonts w:ascii="Arial" w:hAnsi="Arial" w:cs="Arial"/>
          <w:sz w:val="22"/>
          <w:szCs w:val="22"/>
        </w:rPr>
      </w:pPr>
      <w:r w:rsidRPr="00423395">
        <w:rPr>
          <w:rFonts w:ascii="Arial" w:hAnsi="Arial" w:cs="Arial"/>
          <w:sz w:val="22"/>
          <w:szCs w:val="22"/>
        </w:rPr>
        <w:t>NP</w:t>
      </w:r>
      <w:r w:rsidR="00FD0F75" w:rsidRPr="00423395">
        <w:rPr>
          <w:rFonts w:ascii="Arial" w:hAnsi="Arial" w:cs="Arial"/>
          <w:sz w:val="22"/>
          <w:szCs w:val="22"/>
        </w:rPr>
        <w:tab/>
      </w:r>
      <w:r w:rsidRPr="00423395">
        <w:rPr>
          <w:rFonts w:ascii="Arial" w:hAnsi="Arial" w:cs="Arial"/>
          <w:sz w:val="22"/>
          <w:szCs w:val="22"/>
        </w:rPr>
        <w:tab/>
        <w:t>nadzemní podlaží</w:t>
      </w:r>
    </w:p>
    <w:p w:rsidR="005D662F" w:rsidRPr="00423395" w:rsidRDefault="005D662F" w:rsidP="00FB36AB">
      <w:pPr>
        <w:tabs>
          <w:tab w:val="left" w:pos="993"/>
          <w:tab w:val="left" w:pos="1134"/>
        </w:tabs>
        <w:jc w:val="both"/>
        <w:rPr>
          <w:rFonts w:ascii="Arial" w:hAnsi="Arial" w:cs="Arial"/>
          <w:sz w:val="22"/>
          <w:szCs w:val="22"/>
        </w:rPr>
      </w:pPr>
      <w:r w:rsidRPr="00423395">
        <w:rPr>
          <w:rFonts w:ascii="Arial" w:hAnsi="Arial" w:cs="Arial"/>
          <w:sz w:val="22"/>
          <w:szCs w:val="22"/>
        </w:rPr>
        <w:t>NIG</w:t>
      </w:r>
      <w:r w:rsidR="00FB36AB" w:rsidRPr="00423395">
        <w:rPr>
          <w:rFonts w:ascii="Arial" w:hAnsi="Arial" w:cs="Arial"/>
          <w:sz w:val="22"/>
          <w:szCs w:val="22"/>
        </w:rPr>
        <w:tab/>
      </w:r>
      <w:r w:rsidR="00FD0F75" w:rsidRPr="00423395">
        <w:rPr>
          <w:rFonts w:ascii="Arial" w:hAnsi="Arial" w:cs="Arial"/>
          <w:sz w:val="22"/>
          <w:szCs w:val="22"/>
        </w:rPr>
        <w:tab/>
      </w:r>
      <w:r w:rsidR="0087475F" w:rsidRPr="00423395">
        <w:rPr>
          <w:rFonts w:ascii="Arial" w:hAnsi="Arial" w:cs="Arial"/>
          <w:sz w:val="22"/>
          <w:szCs w:val="22"/>
        </w:rPr>
        <w:t>N</w:t>
      </w:r>
      <w:r w:rsidRPr="00423395">
        <w:rPr>
          <w:rFonts w:ascii="Arial" w:hAnsi="Arial" w:cs="Arial"/>
          <w:sz w:val="22"/>
          <w:szCs w:val="22"/>
        </w:rPr>
        <w:t>el</w:t>
      </w:r>
      <w:r w:rsidR="004C0367" w:rsidRPr="00423395">
        <w:rPr>
          <w:rFonts w:ascii="Arial" w:hAnsi="Arial" w:cs="Arial"/>
          <w:sz w:val="22"/>
          <w:szCs w:val="22"/>
        </w:rPr>
        <w:t>ékařský</w:t>
      </w:r>
      <w:r w:rsidRPr="00423395">
        <w:rPr>
          <w:rFonts w:ascii="Arial" w:hAnsi="Arial" w:cs="Arial"/>
          <w:sz w:val="22"/>
          <w:szCs w:val="22"/>
        </w:rPr>
        <w:t xml:space="preserve"> interní grant</w:t>
      </w:r>
    </w:p>
    <w:p w:rsidR="000D0969" w:rsidRPr="00423395" w:rsidRDefault="000D0969" w:rsidP="0078666C">
      <w:pPr>
        <w:tabs>
          <w:tab w:val="left" w:pos="993"/>
          <w:tab w:val="left" w:pos="1134"/>
        </w:tabs>
        <w:jc w:val="both"/>
        <w:rPr>
          <w:rFonts w:ascii="Arial" w:hAnsi="Arial" w:cs="Arial"/>
          <w:sz w:val="22"/>
          <w:szCs w:val="22"/>
        </w:rPr>
      </w:pPr>
      <w:r w:rsidRPr="00423395">
        <w:rPr>
          <w:rFonts w:ascii="Arial" w:hAnsi="Arial" w:cs="Arial"/>
          <w:sz w:val="22"/>
          <w:szCs w:val="22"/>
        </w:rPr>
        <w:t>NLZP</w:t>
      </w:r>
      <w:r w:rsidR="00E9703B" w:rsidRPr="00423395">
        <w:rPr>
          <w:rFonts w:ascii="Arial" w:hAnsi="Arial" w:cs="Arial"/>
          <w:sz w:val="22"/>
          <w:szCs w:val="22"/>
        </w:rPr>
        <w:tab/>
      </w:r>
      <w:r w:rsidR="00E9703B" w:rsidRPr="00423395">
        <w:rPr>
          <w:rFonts w:ascii="Arial" w:hAnsi="Arial" w:cs="Arial"/>
          <w:sz w:val="22"/>
          <w:szCs w:val="22"/>
        </w:rPr>
        <w:tab/>
      </w:r>
      <w:r w:rsidR="005D662F" w:rsidRPr="00423395">
        <w:rPr>
          <w:rFonts w:ascii="Arial" w:hAnsi="Arial" w:cs="Arial"/>
          <w:sz w:val="22"/>
          <w:szCs w:val="22"/>
        </w:rPr>
        <w:t>n</w:t>
      </w:r>
      <w:r w:rsidRPr="00423395">
        <w:rPr>
          <w:rFonts w:ascii="Arial" w:hAnsi="Arial" w:cs="Arial"/>
          <w:sz w:val="22"/>
          <w:szCs w:val="22"/>
        </w:rPr>
        <w:t xml:space="preserve">elékařský zdravotnický </w:t>
      </w:r>
      <w:r w:rsidR="0078666C">
        <w:rPr>
          <w:rFonts w:ascii="Arial" w:hAnsi="Arial" w:cs="Arial"/>
          <w:sz w:val="22"/>
          <w:szCs w:val="22"/>
        </w:rPr>
        <w:t>pracovník</w:t>
      </w:r>
    </w:p>
    <w:p w:rsidR="000D0969" w:rsidRPr="00423395" w:rsidRDefault="000D0969" w:rsidP="000D0969">
      <w:pPr>
        <w:tabs>
          <w:tab w:val="left" w:pos="993"/>
          <w:tab w:val="left" w:pos="1134"/>
        </w:tabs>
        <w:jc w:val="both"/>
        <w:rPr>
          <w:rFonts w:ascii="Arial" w:hAnsi="Arial" w:cs="Arial"/>
          <w:sz w:val="22"/>
          <w:szCs w:val="22"/>
        </w:rPr>
      </w:pPr>
      <w:r w:rsidRPr="00423395">
        <w:rPr>
          <w:rFonts w:ascii="Arial" w:hAnsi="Arial" w:cs="Arial"/>
          <w:sz w:val="22"/>
          <w:szCs w:val="22"/>
        </w:rPr>
        <w:t>OKS</w:t>
      </w:r>
      <w:r w:rsidR="00FB36AB" w:rsidRPr="00423395">
        <w:rPr>
          <w:rFonts w:ascii="Arial" w:hAnsi="Arial" w:cs="Arial"/>
          <w:sz w:val="22"/>
          <w:szCs w:val="22"/>
        </w:rPr>
        <w:tab/>
      </w:r>
      <w:r w:rsidR="00FB36AB" w:rsidRPr="00423395">
        <w:rPr>
          <w:rFonts w:ascii="Arial" w:hAnsi="Arial" w:cs="Arial"/>
          <w:sz w:val="22"/>
          <w:szCs w:val="22"/>
        </w:rPr>
        <w:tab/>
      </w:r>
      <w:r w:rsidRPr="00423395">
        <w:rPr>
          <w:rFonts w:ascii="Arial" w:hAnsi="Arial" w:cs="Arial"/>
          <w:sz w:val="22"/>
          <w:szCs w:val="22"/>
        </w:rPr>
        <w:t>Oddělení klinických studií</w:t>
      </w:r>
    </w:p>
    <w:p w:rsidR="00193C37" w:rsidRPr="00423395" w:rsidRDefault="00887F0A" w:rsidP="00866010">
      <w:pPr>
        <w:tabs>
          <w:tab w:val="left" w:pos="993"/>
          <w:tab w:val="left" w:pos="1134"/>
        </w:tabs>
        <w:jc w:val="both"/>
        <w:rPr>
          <w:rFonts w:ascii="Arial" w:hAnsi="Arial" w:cs="Arial"/>
          <w:sz w:val="22"/>
          <w:szCs w:val="22"/>
        </w:rPr>
      </w:pPr>
      <w:r w:rsidRPr="00423395">
        <w:rPr>
          <w:rFonts w:ascii="Arial" w:hAnsi="Arial" w:cs="Arial"/>
          <w:sz w:val="22"/>
          <w:szCs w:val="22"/>
        </w:rPr>
        <w:t>OVV</w:t>
      </w:r>
      <w:r w:rsidR="00FB36AB" w:rsidRPr="00423395">
        <w:rPr>
          <w:rFonts w:ascii="Arial" w:hAnsi="Arial" w:cs="Arial"/>
          <w:sz w:val="22"/>
          <w:szCs w:val="22"/>
        </w:rPr>
        <w:tab/>
      </w:r>
      <w:r w:rsidR="00FB36AB" w:rsidRPr="00423395">
        <w:rPr>
          <w:rFonts w:ascii="Arial" w:hAnsi="Arial" w:cs="Arial"/>
          <w:sz w:val="22"/>
          <w:szCs w:val="22"/>
        </w:rPr>
        <w:tab/>
      </w:r>
      <w:r w:rsidR="00193C37" w:rsidRPr="00423395">
        <w:rPr>
          <w:rFonts w:ascii="Arial" w:hAnsi="Arial" w:cs="Arial"/>
          <w:sz w:val="22"/>
          <w:szCs w:val="22"/>
        </w:rPr>
        <w:t>Oddělení vědy</w:t>
      </w:r>
      <w:r w:rsidRPr="00423395">
        <w:rPr>
          <w:rFonts w:ascii="Arial" w:hAnsi="Arial" w:cs="Arial"/>
          <w:sz w:val="22"/>
          <w:szCs w:val="22"/>
        </w:rPr>
        <w:t xml:space="preserve"> a výzkumu</w:t>
      </w:r>
    </w:p>
    <w:p w:rsidR="002B57AC" w:rsidRPr="00423395" w:rsidRDefault="002B57AC" w:rsidP="002B57AC">
      <w:pPr>
        <w:tabs>
          <w:tab w:val="left" w:pos="993"/>
          <w:tab w:val="left" w:pos="1134"/>
        </w:tabs>
        <w:jc w:val="both"/>
        <w:rPr>
          <w:rFonts w:ascii="Arial" w:hAnsi="Arial" w:cs="Arial"/>
          <w:sz w:val="22"/>
          <w:szCs w:val="22"/>
        </w:rPr>
      </w:pPr>
      <w:r w:rsidRPr="00423395">
        <w:rPr>
          <w:rFonts w:ascii="Arial" w:hAnsi="Arial" w:cs="Arial"/>
          <w:sz w:val="22"/>
          <w:szCs w:val="22"/>
        </w:rPr>
        <w:t>PIG</w:t>
      </w:r>
      <w:r w:rsidRPr="00423395">
        <w:rPr>
          <w:rFonts w:ascii="Arial" w:hAnsi="Arial" w:cs="Arial"/>
          <w:sz w:val="22"/>
          <w:szCs w:val="22"/>
        </w:rPr>
        <w:tab/>
      </w:r>
      <w:r w:rsidRPr="00423395">
        <w:rPr>
          <w:rFonts w:ascii="Arial" w:hAnsi="Arial" w:cs="Arial"/>
          <w:sz w:val="22"/>
          <w:szCs w:val="22"/>
        </w:rPr>
        <w:tab/>
        <w:t>Přístrojový interní grant</w:t>
      </w:r>
    </w:p>
    <w:p w:rsidR="00866010" w:rsidRPr="00423395" w:rsidRDefault="00537B0E" w:rsidP="00866010">
      <w:pPr>
        <w:tabs>
          <w:tab w:val="left" w:pos="993"/>
          <w:tab w:val="left" w:pos="1134"/>
        </w:tabs>
        <w:jc w:val="both"/>
        <w:rPr>
          <w:rFonts w:ascii="Arial" w:hAnsi="Arial" w:cs="Arial"/>
          <w:sz w:val="22"/>
          <w:szCs w:val="22"/>
        </w:rPr>
      </w:pPr>
      <w:r w:rsidRPr="00423395">
        <w:rPr>
          <w:rFonts w:ascii="Arial" w:hAnsi="Arial" w:cs="Arial"/>
          <w:sz w:val="22"/>
          <w:szCs w:val="22"/>
        </w:rPr>
        <w:t>RIV</w:t>
      </w:r>
      <w:r w:rsidR="00E9703B" w:rsidRPr="00423395">
        <w:rPr>
          <w:rFonts w:ascii="Arial" w:hAnsi="Arial" w:cs="Arial"/>
          <w:sz w:val="22"/>
          <w:szCs w:val="22"/>
        </w:rPr>
        <w:tab/>
      </w:r>
      <w:r w:rsidRPr="00423395">
        <w:rPr>
          <w:rFonts w:ascii="Arial" w:hAnsi="Arial" w:cs="Arial"/>
          <w:sz w:val="22"/>
          <w:szCs w:val="22"/>
        </w:rPr>
        <w:tab/>
      </w:r>
      <w:r w:rsidR="00866010" w:rsidRPr="00423395">
        <w:rPr>
          <w:rFonts w:ascii="Arial" w:hAnsi="Arial" w:cs="Arial"/>
          <w:sz w:val="22"/>
          <w:szCs w:val="22"/>
        </w:rPr>
        <w:t xml:space="preserve">Rejstřík informací </w:t>
      </w:r>
      <w:r w:rsidR="00AE7738" w:rsidRPr="00423395">
        <w:rPr>
          <w:rFonts w:ascii="Arial" w:hAnsi="Arial" w:cs="Arial"/>
          <w:sz w:val="22"/>
          <w:szCs w:val="22"/>
        </w:rPr>
        <w:t>o výsledcí</w:t>
      </w:r>
      <w:r w:rsidR="008014CE" w:rsidRPr="00423395">
        <w:rPr>
          <w:rFonts w:ascii="Arial" w:hAnsi="Arial" w:cs="Arial"/>
          <w:sz w:val="22"/>
          <w:szCs w:val="22"/>
        </w:rPr>
        <w:t>c</w:t>
      </w:r>
      <w:r w:rsidR="00AE7738" w:rsidRPr="00423395">
        <w:rPr>
          <w:rFonts w:ascii="Arial" w:hAnsi="Arial" w:cs="Arial"/>
          <w:sz w:val="22"/>
          <w:szCs w:val="22"/>
        </w:rPr>
        <w:t>h</w:t>
      </w:r>
      <w:r w:rsidR="00866010" w:rsidRPr="00423395">
        <w:rPr>
          <w:rFonts w:ascii="Arial" w:hAnsi="Arial" w:cs="Arial"/>
          <w:sz w:val="22"/>
          <w:szCs w:val="22"/>
        </w:rPr>
        <w:t xml:space="preserve"> </w:t>
      </w:r>
    </w:p>
    <w:p w:rsidR="00EC2F10" w:rsidRPr="00423395" w:rsidRDefault="00EC2F10" w:rsidP="00866010">
      <w:pPr>
        <w:tabs>
          <w:tab w:val="left" w:pos="993"/>
          <w:tab w:val="left" w:pos="1134"/>
        </w:tabs>
        <w:jc w:val="both"/>
        <w:rPr>
          <w:rFonts w:ascii="Arial" w:hAnsi="Arial" w:cs="Arial"/>
          <w:sz w:val="22"/>
          <w:szCs w:val="22"/>
        </w:rPr>
      </w:pPr>
      <w:r w:rsidRPr="00423395">
        <w:rPr>
          <w:rFonts w:ascii="Arial" w:hAnsi="Arial" w:cs="Arial"/>
          <w:sz w:val="22"/>
          <w:szCs w:val="22"/>
        </w:rPr>
        <w:t>RVO</w:t>
      </w:r>
      <w:r w:rsidRPr="00423395">
        <w:rPr>
          <w:rFonts w:ascii="Arial" w:hAnsi="Arial" w:cs="Arial"/>
          <w:sz w:val="22"/>
          <w:szCs w:val="22"/>
        </w:rPr>
        <w:tab/>
      </w:r>
      <w:r w:rsidRPr="00423395">
        <w:rPr>
          <w:rFonts w:ascii="Arial" w:hAnsi="Arial" w:cs="Arial"/>
          <w:sz w:val="22"/>
          <w:szCs w:val="22"/>
        </w:rPr>
        <w:tab/>
        <w:t>rozvoj výzkumné organizace</w:t>
      </w:r>
    </w:p>
    <w:p w:rsidR="00866010" w:rsidRPr="00423395" w:rsidRDefault="00866010" w:rsidP="00866010">
      <w:pPr>
        <w:tabs>
          <w:tab w:val="left" w:pos="993"/>
          <w:tab w:val="left" w:pos="1134"/>
        </w:tabs>
        <w:jc w:val="both"/>
        <w:rPr>
          <w:rFonts w:ascii="Arial" w:hAnsi="Arial" w:cs="Arial"/>
          <w:sz w:val="22"/>
          <w:szCs w:val="22"/>
        </w:rPr>
      </w:pPr>
      <w:r w:rsidRPr="00423395">
        <w:rPr>
          <w:rFonts w:ascii="Arial" w:hAnsi="Arial" w:cs="Arial"/>
          <w:sz w:val="22"/>
          <w:szCs w:val="22"/>
        </w:rPr>
        <w:t>Sb.</w:t>
      </w:r>
      <w:r w:rsidRPr="00423395">
        <w:rPr>
          <w:rFonts w:ascii="Arial" w:hAnsi="Arial" w:cs="Arial"/>
          <w:sz w:val="22"/>
          <w:szCs w:val="22"/>
        </w:rPr>
        <w:tab/>
      </w:r>
      <w:r w:rsidR="00E9703B" w:rsidRPr="00423395">
        <w:rPr>
          <w:rFonts w:ascii="Arial" w:hAnsi="Arial" w:cs="Arial"/>
          <w:sz w:val="22"/>
          <w:szCs w:val="22"/>
        </w:rPr>
        <w:tab/>
      </w:r>
      <w:r w:rsidRPr="00423395">
        <w:rPr>
          <w:rFonts w:ascii="Arial" w:hAnsi="Arial" w:cs="Arial"/>
          <w:sz w:val="22"/>
          <w:szCs w:val="22"/>
        </w:rPr>
        <w:t>sbírka zákonů</w:t>
      </w:r>
    </w:p>
    <w:p w:rsidR="00866010" w:rsidRPr="00423395" w:rsidRDefault="00866010" w:rsidP="00866010">
      <w:pPr>
        <w:tabs>
          <w:tab w:val="left" w:pos="993"/>
          <w:tab w:val="left" w:pos="1134"/>
        </w:tabs>
        <w:jc w:val="both"/>
        <w:rPr>
          <w:rFonts w:ascii="Arial" w:hAnsi="Arial" w:cs="Arial"/>
          <w:sz w:val="22"/>
          <w:szCs w:val="22"/>
        </w:rPr>
      </w:pPr>
      <w:r w:rsidRPr="00423395">
        <w:rPr>
          <w:rFonts w:ascii="Arial" w:hAnsi="Arial" w:cs="Arial"/>
          <w:sz w:val="22"/>
          <w:szCs w:val="22"/>
        </w:rPr>
        <w:t>SŘ</w:t>
      </w:r>
      <w:r w:rsidR="009D7EA6" w:rsidRPr="00423395">
        <w:rPr>
          <w:rFonts w:ascii="Arial" w:hAnsi="Arial" w:cs="Arial"/>
          <w:sz w:val="22"/>
          <w:szCs w:val="22"/>
        </w:rPr>
        <w:t>K</w:t>
      </w:r>
      <w:r w:rsidRPr="00423395">
        <w:rPr>
          <w:rFonts w:ascii="Arial" w:hAnsi="Arial" w:cs="Arial"/>
          <w:sz w:val="22"/>
          <w:szCs w:val="22"/>
        </w:rPr>
        <w:tab/>
      </w:r>
      <w:r w:rsidR="00E9703B" w:rsidRPr="00423395">
        <w:rPr>
          <w:rFonts w:ascii="Arial" w:hAnsi="Arial" w:cs="Arial"/>
          <w:sz w:val="22"/>
          <w:szCs w:val="22"/>
        </w:rPr>
        <w:tab/>
      </w:r>
      <w:r w:rsidR="00A35B1C" w:rsidRPr="00423395">
        <w:rPr>
          <w:rFonts w:ascii="Arial" w:hAnsi="Arial" w:cs="Arial"/>
          <w:sz w:val="22"/>
          <w:szCs w:val="22"/>
        </w:rPr>
        <w:t>s</w:t>
      </w:r>
      <w:r w:rsidRPr="00423395">
        <w:rPr>
          <w:rFonts w:ascii="Arial" w:hAnsi="Arial" w:cs="Arial"/>
          <w:sz w:val="22"/>
          <w:szCs w:val="22"/>
        </w:rPr>
        <w:t xml:space="preserve">ystém řízení </w:t>
      </w:r>
      <w:r w:rsidR="009D7EA6" w:rsidRPr="00423395">
        <w:rPr>
          <w:rFonts w:ascii="Arial" w:hAnsi="Arial" w:cs="Arial"/>
          <w:sz w:val="22"/>
          <w:szCs w:val="22"/>
        </w:rPr>
        <w:t>kvality</w:t>
      </w:r>
      <w:r w:rsidRPr="00423395">
        <w:rPr>
          <w:rFonts w:ascii="Arial" w:hAnsi="Arial" w:cs="Arial"/>
          <w:sz w:val="22"/>
          <w:szCs w:val="22"/>
        </w:rPr>
        <w:t xml:space="preserve"> </w:t>
      </w:r>
    </w:p>
    <w:p w:rsidR="005B5033" w:rsidRPr="00423395" w:rsidRDefault="005B5033" w:rsidP="005B5033">
      <w:pPr>
        <w:tabs>
          <w:tab w:val="left" w:pos="993"/>
          <w:tab w:val="left" w:pos="1134"/>
        </w:tabs>
        <w:jc w:val="both"/>
        <w:rPr>
          <w:rFonts w:ascii="Arial" w:hAnsi="Arial" w:cs="Arial"/>
          <w:sz w:val="22"/>
          <w:szCs w:val="22"/>
        </w:rPr>
      </w:pPr>
      <w:r w:rsidRPr="00423395">
        <w:rPr>
          <w:rFonts w:ascii="Arial" w:hAnsi="Arial" w:cs="Arial"/>
          <w:sz w:val="22"/>
          <w:szCs w:val="22"/>
        </w:rPr>
        <w:t>SUp</w:t>
      </w:r>
      <w:r w:rsidR="00DA3EE3" w:rsidRPr="00423395">
        <w:rPr>
          <w:rFonts w:ascii="Arial" w:hAnsi="Arial" w:cs="Arial"/>
          <w:sz w:val="22"/>
          <w:szCs w:val="22"/>
        </w:rPr>
        <w:t xml:space="preserve"> </w:t>
      </w:r>
      <w:r w:rsidR="00DA3EE3" w:rsidRPr="00423395">
        <w:rPr>
          <w:rFonts w:ascii="Arial" w:hAnsi="Arial" w:cs="Arial"/>
          <w:sz w:val="22"/>
          <w:szCs w:val="22"/>
        </w:rPr>
        <w:tab/>
      </w:r>
      <w:r w:rsidR="00DA3EE3" w:rsidRPr="00423395">
        <w:rPr>
          <w:rFonts w:ascii="Arial" w:hAnsi="Arial" w:cs="Arial"/>
          <w:sz w:val="22"/>
          <w:szCs w:val="22"/>
        </w:rPr>
        <w:tab/>
      </w:r>
      <w:r w:rsidRPr="00423395">
        <w:rPr>
          <w:rFonts w:ascii="Arial" w:hAnsi="Arial" w:cs="Arial"/>
          <w:sz w:val="22"/>
          <w:szCs w:val="22"/>
        </w:rPr>
        <w:t>Start-up grant</w:t>
      </w:r>
    </w:p>
    <w:p w:rsidR="00866010" w:rsidRPr="00423395" w:rsidRDefault="00866010" w:rsidP="00866010">
      <w:pPr>
        <w:tabs>
          <w:tab w:val="left" w:pos="993"/>
          <w:tab w:val="left" w:pos="1134"/>
        </w:tabs>
        <w:jc w:val="both"/>
        <w:rPr>
          <w:rFonts w:ascii="Arial" w:hAnsi="Arial" w:cs="Arial"/>
          <w:sz w:val="22"/>
          <w:szCs w:val="22"/>
        </w:rPr>
      </w:pPr>
      <w:r w:rsidRPr="00423395">
        <w:rPr>
          <w:rFonts w:ascii="Arial" w:hAnsi="Arial" w:cs="Arial"/>
          <w:sz w:val="22"/>
          <w:szCs w:val="22"/>
        </w:rPr>
        <w:t>THP</w:t>
      </w:r>
      <w:r w:rsidRPr="00423395">
        <w:rPr>
          <w:rFonts w:ascii="Arial" w:hAnsi="Arial" w:cs="Arial"/>
          <w:sz w:val="22"/>
          <w:szCs w:val="22"/>
        </w:rPr>
        <w:tab/>
      </w:r>
      <w:r w:rsidR="00E9703B" w:rsidRPr="00423395">
        <w:rPr>
          <w:rFonts w:ascii="Arial" w:hAnsi="Arial" w:cs="Arial"/>
          <w:sz w:val="22"/>
          <w:szCs w:val="22"/>
        </w:rPr>
        <w:tab/>
      </w:r>
      <w:r w:rsidRPr="00423395">
        <w:rPr>
          <w:rFonts w:ascii="Arial" w:hAnsi="Arial" w:cs="Arial"/>
          <w:sz w:val="22"/>
          <w:szCs w:val="22"/>
        </w:rPr>
        <w:t>technicko-hospodářský pracovník</w:t>
      </w:r>
    </w:p>
    <w:p w:rsidR="0011560D" w:rsidRPr="00423395" w:rsidRDefault="009D7EA6" w:rsidP="00FB36AB">
      <w:pPr>
        <w:tabs>
          <w:tab w:val="left" w:pos="993"/>
          <w:tab w:val="left" w:pos="1134"/>
        </w:tabs>
        <w:jc w:val="both"/>
        <w:rPr>
          <w:rFonts w:ascii="Arial" w:hAnsi="Arial" w:cs="Arial"/>
          <w:sz w:val="22"/>
          <w:szCs w:val="22"/>
        </w:rPr>
      </w:pPr>
      <w:r w:rsidRPr="00423395">
        <w:rPr>
          <w:rFonts w:ascii="Arial" w:hAnsi="Arial" w:cs="Arial"/>
          <w:sz w:val="22"/>
          <w:szCs w:val="22"/>
        </w:rPr>
        <w:t>Ú</w:t>
      </w:r>
      <w:r w:rsidR="00887F0A" w:rsidRPr="00423395">
        <w:rPr>
          <w:rFonts w:ascii="Arial" w:hAnsi="Arial" w:cs="Arial"/>
          <w:sz w:val="22"/>
          <w:szCs w:val="22"/>
        </w:rPr>
        <w:t>VV</w:t>
      </w:r>
      <w:r w:rsidR="00537B0E" w:rsidRPr="00423395">
        <w:rPr>
          <w:rFonts w:ascii="Arial" w:hAnsi="Arial" w:cs="Arial"/>
          <w:sz w:val="22"/>
          <w:szCs w:val="22"/>
        </w:rPr>
        <w:tab/>
      </w:r>
      <w:r w:rsidR="00E9703B" w:rsidRPr="00423395">
        <w:rPr>
          <w:rFonts w:ascii="Arial" w:hAnsi="Arial" w:cs="Arial"/>
          <w:sz w:val="22"/>
          <w:szCs w:val="22"/>
        </w:rPr>
        <w:tab/>
      </w:r>
      <w:r w:rsidRPr="00423395">
        <w:rPr>
          <w:rFonts w:ascii="Arial" w:hAnsi="Arial" w:cs="Arial"/>
          <w:sz w:val="22"/>
          <w:szCs w:val="22"/>
        </w:rPr>
        <w:t xml:space="preserve">Útvar náměstka pro </w:t>
      </w:r>
      <w:r w:rsidR="00577388" w:rsidRPr="00423395">
        <w:rPr>
          <w:rFonts w:ascii="Arial" w:hAnsi="Arial" w:cs="Arial"/>
          <w:sz w:val="22"/>
          <w:szCs w:val="22"/>
        </w:rPr>
        <w:t>vědu</w:t>
      </w:r>
      <w:r w:rsidR="00887F0A" w:rsidRPr="00423395">
        <w:rPr>
          <w:rFonts w:ascii="Arial" w:hAnsi="Arial" w:cs="Arial"/>
          <w:sz w:val="22"/>
          <w:szCs w:val="22"/>
        </w:rPr>
        <w:t xml:space="preserve"> a </w:t>
      </w:r>
      <w:r w:rsidR="00577388" w:rsidRPr="00423395">
        <w:rPr>
          <w:rFonts w:ascii="Arial" w:hAnsi="Arial" w:cs="Arial"/>
          <w:sz w:val="22"/>
          <w:szCs w:val="22"/>
        </w:rPr>
        <w:t xml:space="preserve">výzkum </w:t>
      </w:r>
    </w:p>
    <w:p w:rsidR="003E72F1" w:rsidRPr="0078666C" w:rsidRDefault="003E72F1" w:rsidP="00FB36AB">
      <w:pPr>
        <w:tabs>
          <w:tab w:val="left" w:pos="993"/>
          <w:tab w:val="left" w:pos="1134"/>
        </w:tabs>
        <w:jc w:val="both"/>
        <w:rPr>
          <w:rFonts w:ascii="Arial" w:hAnsi="Arial" w:cs="Arial"/>
          <w:color w:val="FF0000"/>
          <w:sz w:val="22"/>
          <w:szCs w:val="22"/>
        </w:rPr>
      </w:pPr>
      <w:r w:rsidRPr="00423395">
        <w:rPr>
          <w:rFonts w:ascii="Arial" w:hAnsi="Arial" w:cs="Arial"/>
          <w:sz w:val="22"/>
          <w:szCs w:val="22"/>
        </w:rPr>
        <w:t xml:space="preserve">UZS </w:t>
      </w:r>
      <w:r w:rsidRPr="00423395">
        <w:rPr>
          <w:rFonts w:ascii="Arial" w:hAnsi="Arial" w:cs="Arial"/>
          <w:sz w:val="22"/>
          <w:szCs w:val="22"/>
        </w:rPr>
        <w:tab/>
      </w:r>
      <w:r w:rsidRPr="00423395">
        <w:rPr>
          <w:rFonts w:ascii="Arial" w:hAnsi="Arial" w:cs="Arial"/>
          <w:sz w:val="22"/>
          <w:szCs w:val="22"/>
        </w:rPr>
        <w:tab/>
        <w:t>Ubytovna zdravotních sester</w:t>
      </w:r>
      <w:r w:rsidR="0078666C">
        <w:rPr>
          <w:rFonts w:ascii="Arial" w:hAnsi="Arial" w:cs="Arial"/>
          <w:sz w:val="22"/>
          <w:szCs w:val="22"/>
        </w:rPr>
        <w:t xml:space="preserve"> – </w:t>
      </w:r>
      <w:r w:rsidR="0078666C" w:rsidRPr="0078666C">
        <w:rPr>
          <w:rFonts w:ascii="Arial" w:hAnsi="Arial" w:cs="Arial"/>
          <w:color w:val="FF0000"/>
          <w:sz w:val="22"/>
          <w:szCs w:val="22"/>
        </w:rPr>
        <w:t>Netroufalky</w:t>
      </w:r>
    </w:p>
    <w:p w:rsidR="005B5033" w:rsidRPr="00423395" w:rsidRDefault="005B5033" w:rsidP="005B5033">
      <w:pPr>
        <w:tabs>
          <w:tab w:val="left" w:pos="993"/>
          <w:tab w:val="left" w:pos="1134"/>
        </w:tabs>
        <w:jc w:val="both"/>
        <w:rPr>
          <w:rFonts w:ascii="Arial" w:hAnsi="Arial" w:cs="Arial"/>
          <w:sz w:val="22"/>
          <w:szCs w:val="22"/>
        </w:rPr>
      </w:pPr>
      <w:r w:rsidRPr="00423395">
        <w:rPr>
          <w:rFonts w:ascii="Arial" w:hAnsi="Arial" w:cs="Arial"/>
          <w:sz w:val="22"/>
          <w:szCs w:val="22"/>
        </w:rPr>
        <w:t>VaV</w:t>
      </w:r>
      <w:r w:rsidR="00EF5437" w:rsidRPr="00423395">
        <w:rPr>
          <w:rFonts w:ascii="Arial" w:hAnsi="Arial" w:cs="Arial"/>
          <w:sz w:val="22"/>
          <w:szCs w:val="22"/>
        </w:rPr>
        <w:t>aI</w:t>
      </w:r>
      <w:r w:rsidRPr="00423395">
        <w:rPr>
          <w:rFonts w:ascii="Arial" w:hAnsi="Arial" w:cs="Arial"/>
          <w:sz w:val="22"/>
          <w:szCs w:val="22"/>
        </w:rPr>
        <w:tab/>
      </w:r>
      <w:r w:rsidRPr="00423395">
        <w:rPr>
          <w:rFonts w:ascii="Arial" w:hAnsi="Arial" w:cs="Arial"/>
          <w:sz w:val="22"/>
          <w:szCs w:val="22"/>
        </w:rPr>
        <w:tab/>
        <w:t>věda</w:t>
      </w:r>
      <w:r w:rsidR="00EF5437" w:rsidRPr="00423395">
        <w:rPr>
          <w:rFonts w:ascii="Arial" w:hAnsi="Arial" w:cs="Arial"/>
          <w:sz w:val="22"/>
          <w:szCs w:val="22"/>
        </w:rPr>
        <w:t xml:space="preserve">, </w:t>
      </w:r>
      <w:r w:rsidRPr="00423395">
        <w:rPr>
          <w:rFonts w:ascii="Arial" w:hAnsi="Arial" w:cs="Arial"/>
          <w:sz w:val="22"/>
          <w:szCs w:val="22"/>
        </w:rPr>
        <w:t>výzkum</w:t>
      </w:r>
      <w:r w:rsidR="00EF5437" w:rsidRPr="00423395">
        <w:rPr>
          <w:rFonts w:ascii="Arial" w:hAnsi="Arial" w:cs="Arial"/>
          <w:sz w:val="22"/>
          <w:szCs w:val="22"/>
        </w:rPr>
        <w:t xml:space="preserve"> a inovace</w:t>
      </w:r>
    </w:p>
    <w:p w:rsidR="005B5033" w:rsidRPr="00423395" w:rsidRDefault="005B5033" w:rsidP="005B5033">
      <w:pPr>
        <w:tabs>
          <w:tab w:val="left" w:pos="993"/>
          <w:tab w:val="left" w:pos="1134"/>
        </w:tabs>
        <w:jc w:val="both"/>
        <w:rPr>
          <w:rFonts w:ascii="Arial" w:hAnsi="Arial" w:cs="Arial"/>
          <w:sz w:val="22"/>
          <w:szCs w:val="22"/>
        </w:rPr>
      </w:pPr>
      <w:r w:rsidRPr="00423395">
        <w:rPr>
          <w:rFonts w:ascii="Arial" w:hAnsi="Arial" w:cs="Arial"/>
          <w:sz w:val="22"/>
          <w:szCs w:val="22"/>
        </w:rPr>
        <w:t>VIS</w:t>
      </w:r>
      <w:r w:rsidRPr="00423395">
        <w:rPr>
          <w:rFonts w:ascii="Arial" w:hAnsi="Arial" w:cs="Arial"/>
          <w:sz w:val="22"/>
          <w:szCs w:val="22"/>
        </w:rPr>
        <w:tab/>
      </w:r>
      <w:r w:rsidRPr="00423395">
        <w:rPr>
          <w:rFonts w:ascii="Arial" w:hAnsi="Arial" w:cs="Arial"/>
          <w:sz w:val="22"/>
          <w:szCs w:val="22"/>
        </w:rPr>
        <w:tab/>
        <w:t>vnitřní informační systém</w:t>
      </w:r>
    </w:p>
    <w:p w:rsidR="00781494" w:rsidRPr="00423395" w:rsidRDefault="00781494" w:rsidP="00FB36AB">
      <w:pPr>
        <w:tabs>
          <w:tab w:val="left" w:pos="993"/>
          <w:tab w:val="left" w:pos="1134"/>
        </w:tabs>
        <w:jc w:val="both"/>
        <w:rPr>
          <w:rFonts w:ascii="Arial" w:hAnsi="Arial" w:cs="Arial"/>
          <w:sz w:val="22"/>
          <w:szCs w:val="22"/>
        </w:rPr>
      </w:pPr>
      <w:r w:rsidRPr="00423395">
        <w:rPr>
          <w:rFonts w:ascii="Arial" w:hAnsi="Arial" w:cs="Arial"/>
          <w:sz w:val="22"/>
          <w:szCs w:val="22"/>
        </w:rPr>
        <w:t>V</w:t>
      </w:r>
      <w:r w:rsidR="00D25AB5" w:rsidRPr="00423395">
        <w:rPr>
          <w:rFonts w:ascii="Arial" w:hAnsi="Arial" w:cs="Arial"/>
          <w:sz w:val="22"/>
          <w:szCs w:val="22"/>
        </w:rPr>
        <w:t>a</w:t>
      </w:r>
      <w:r w:rsidRPr="00423395">
        <w:rPr>
          <w:rFonts w:ascii="Arial" w:hAnsi="Arial" w:cs="Arial"/>
          <w:sz w:val="22"/>
          <w:szCs w:val="22"/>
        </w:rPr>
        <w:t>V</w:t>
      </w:r>
      <w:r w:rsidRPr="00423395">
        <w:rPr>
          <w:rFonts w:ascii="Arial" w:hAnsi="Arial" w:cs="Arial"/>
          <w:sz w:val="22"/>
          <w:szCs w:val="22"/>
        </w:rPr>
        <w:tab/>
      </w:r>
      <w:r w:rsidRPr="00423395">
        <w:rPr>
          <w:rFonts w:ascii="Arial" w:hAnsi="Arial" w:cs="Arial"/>
          <w:sz w:val="22"/>
          <w:szCs w:val="22"/>
        </w:rPr>
        <w:tab/>
        <w:t>věda a výzkum</w:t>
      </w:r>
    </w:p>
    <w:p w:rsidR="0041267F" w:rsidRDefault="0041267F" w:rsidP="00DA3EE3">
      <w:pPr>
        <w:tabs>
          <w:tab w:val="left" w:pos="993"/>
          <w:tab w:val="left" w:pos="1134"/>
        </w:tabs>
        <w:jc w:val="both"/>
        <w:rPr>
          <w:rFonts w:ascii="Arial" w:hAnsi="Arial" w:cs="Arial"/>
          <w:sz w:val="22"/>
          <w:szCs w:val="22"/>
        </w:rPr>
      </w:pPr>
      <w:r w:rsidRPr="00423395">
        <w:rPr>
          <w:rFonts w:ascii="Arial" w:hAnsi="Arial" w:cs="Arial"/>
          <w:sz w:val="22"/>
          <w:szCs w:val="22"/>
        </w:rPr>
        <w:t>WISPI</w:t>
      </w:r>
      <w:r w:rsidR="005D66F1" w:rsidRPr="00423395">
        <w:rPr>
          <w:rFonts w:ascii="Arial" w:hAnsi="Arial" w:cs="Arial"/>
          <w:sz w:val="22"/>
          <w:szCs w:val="22"/>
        </w:rPr>
        <w:t>-SSL</w:t>
      </w:r>
      <w:r w:rsidR="00DA3EE3" w:rsidRPr="00423395">
        <w:rPr>
          <w:rFonts w:ascii="Arial" w:hAnsi="Arial" w:cs="Arial"/>
          <w:sz w:val="22"/>
          <w:szCs w:val="22"/>
        </w:rPr>
        <w:tab/>
      </w:r>
      <w:r w:rsidR="00DA3EE3" w:rsidRPr="00423395">
        <w:rPr>
          <w:rFonts w:ascii="Arial" w:hAnsi="Arial" w:cs="Arial"/>
          <w:sz w:val="22"/>
          <w:szCs w:val="22"/>
        </w:rPr>
        <w:tab/>
      </w:r>
      <w:r w:rsidR="005D66F1" w:rsidRPr="00423395">
        <w:rPr>
          <w:rFonts w:ascii="Arial" w:hAnsi="Arial" w:cs="Arial"/>
          <w:sz w:val="22"/>
          <w:szCs w:val="22"/>
        </w:rPr>
        <w:t>webov</w:t>
      </w:r>
      <w:r w:rsidR="0078666C">
        <w:rPr>
          <w:rFonts w:ascii="Arial" w:hAnsi="Arial" w:cs="Arial"/>
          <w:sz w:val="22"/>
          <w:szCs w:val="22"/>
        </w:rPr>
        <w:t>ý</w:t>
      </w:r>
      <w:r w:rsidR="005D66F1" w:rsidRPr="00423395">
        <w:rPr>
          <w:rFonts w:ascii="Arial" w:hAnsi="Arial" w:cs="Arial"/>
          <w:sz w:val="22"/>
          <w:szCs w:val="22"/>
        </w:rPr>
        <w:t xml:space="preserve"> i</w:t>
      </w:r>
      <w:r w:rsidRPr="00423395">
        <w:rPr>
          <w:rFonts w:ascii="Arial" w:hAnsi="Arial" w:cs="Arial"/>
          <w:sz w:val="22"/>
          <w:szCs w:val="22"/>
        </w:rPr>
        <w:t xml:space="preserve">nformační systém elektronické evidence </w:t>
      </w:r>
      <w:r w:rsidR="005D66F1" w:rsidRPr="00423395">
        <w:rPr>
          <w:rFonts w:ascii="Arial" w:hAnsi="Arial" w:cs="Arial"/>
          <w:sz w:val="22"/>
          <w:szCs w:val="22"/>
        </w:rPr>
        <w:t>dokum</w:t>
      </w:r>
      <w:r w:rsidR="00AE336C" w:rsidRPr="00423395">
        <w:rPr>
          <w:rFonts w:ascii="Arial" w:hAnsi="Arial" w:cs="Arial"/>
          <w:sz w:val="22"/>
          <w:szCs w:val="22"/>
        </w:rPr>
        <w:t>entů</w:t>
      </w:r>
    </w:p>
    <w:p w:rsidR="0078666C" w:rsidRPr="0078666C" w:rsidRDefault="0078666C" w:rsidP="00DA3EE3">
      <w:pPr>
        <w:tabs>
          <w:tab w:val="left" w:pos="993"/>
          <w:tab w:val="left" w:pos="1134"/>
        </w:tabs>
        <w:jc w:val="both"/>
        <w:rPr>
          <w:rFonts w:ascii="Arial" w:hAnsi="Arial" w:cs="Arial"/>
          <w:color w:val="FF0000"/>
          <w:sz w:val="22"/>
          <w:szCs w:val="22"/>
        </w:rPr>
      </w:pPr>
      <w:r w:rsidRPr="0078666C">
        <w:rPr>
          <w:rFonts w:ascii="Arial" w:hAnsi="Arial" w:cs="Arial"/>
          <w:color w:val="FF0000"/>
          <w:sz w:val="22"/>
          <w:szCs w:val="22"/>
        </w:rPr>
        <w:t>ISŔ</w:t>
      </w:r>
      <w:r w:rsidRPr="0078666C">
        <w:rPr>
          <w:rFonts w:ascii="Arial" w:hAnsi="Arial" w:cs="Arial"/>
          <w:color w:val="FF0000"/>
          <w:sz w:val="22"/>
          <w:szCs w:val="22"/>
        </w:rPr>
        <w:tab/>
        <w:t>Integrovaný s</w:t>
      </w:r>
      <w:r>
        <w:rPr>
          <w:rFonts w:ascii="Arial" w:hAnsi="Arial" w:cs="Arial"/>
          <w:color w:val="FF0000"/>
          <w:sz w:val="22"/>
          <w:szCs w:val="22"/>
        </w:rPr>
        <w:t>y</w:t>
      </w:r>
      <w:r w:rsidRPr="0078666C">
        <w:rPr>
          <w:rFonts w:ascii="Arial" w:hAnsi="Arial" w:cs="Arial"/>
          <w:color w:val="FF0000"/>
          <w:sz w:val="22"/>
          <w:szCs w:val="22"/>
        </w:rPr>
        <w:t>stém řízení</w:t>
      </w:r>
    </w:p>
    <w:p w:rsidR="003D3BC7" w:rsidRPr="00423395" w:rsidRDefault="003D3BC7" w:rsidP="00FB36AB">
      <w:pPr>
        <w:tabs>
          <w:tab w:val="left" w:pos="993"/>
          <w:tab w:val="left" w:pos="1134"/>
        </w:tabs>
        <w:jc w:val="both"/>
        <w:rPr>
          <w:rFonts w:ascii="Arial" w:hAnsi="Arial" w:cs="Arial"/>
          <w:sz w:val="22"/>
          <w:szCs w:val="22"/>
        </w:rPr>
      </w:pPr>
    </w:p>
    <w:p w:rsidR="000163CA" w:rsidRPr="00423395" w:rsidRDefault="000163CA" w:rsidP="00FB36AB">
      <w:pPr>
        <w:tabs>
          <w:tab w:val="left" w:pos="993"/>
          <w:tab w:val="left" w:pos="1134"/>
        </w:tabs>
        <w:jc w:val="both"/>
        <w:rPr>
          <w:rFonts w:ascii="Arial" w:hAnsi="Arial" w:cs="Arial"/>
          <w:sz w:val="22"/>
          <w:szCs w:val="22"/>
        </w:rPr>
      </w:pPr>
    </w:p>
    <w:p w:rsidR="001A565A" w:rsidRPr="00423395" w:rsidRDefault="00735CF4">
      <w:pPr>
        <w:pStyle w:val="Heading1"/>
      </w:pPr>
      <w:bookmarkStart w:id="10" w:name="_Toc343606055"/>
      <w:bookmarkStart w:id="11" w:name="_Toc118789291"/>
      <w:r w:rsidRPr="00423395">
        <w:t xml:space="preserve">Organizační řád </w:t>
      </w:r>
      <w:r w:rsidR="00AE336C" w:rsidRPr="00423395">
        <w:t>Útvar</w:t>
      </w:r>
      <w:r w:rsidRPr="00423395">
        <w:t>u</w:t>
      </w:r>
      <w:r w:rsidR="00AE336C" w:rsidRPr="00423395">
        <w:t xml:space="preserve"> náměstka po vědu a výzkum</w:t>
      </w:r>
      <w:bookmarkEnd w:id="10"/>
      <w:bookmarkEnd w:id="11"/>
    </w:p>
    <w:p w:rsidR="00DF0530" w:rsidRPr="00423395" w:rsidRDefault="00577388" w:rsidP="006C150F">
      <w:pPr>
        <w:jc w:val="both"/>
        <w:rPr>
          <w:rFonts w:ascii="Arial" w:hAnsi="Arial" w:cs="Arial"/>
          <w:sz w:val="22"/>
          <w:szCs w:val="22"/>
        </w:rPr>
      </w:pPr>
      <w:r w:rsidRPr="00423395">
        <w:rPr>
          <w:rFonts w:ascii="Arial" w:hAnsi="Arial"/>
          <w:sz w:val="22"/>
        </w:rPr>
        <w:t>Útvar náměstka pro vědu</w:t>
      </w:r>
      <w:r w:rsidR="00887F0A" w:rsidRPr="00423395">
        <w:rPr>
          <w:rFonts w:ascii="Arial" w:hAnsi="Arial"/>
          <w:sz w:val="22"/>
        </w:rPr>
        <w:t xml:space="preserve"> a výzkum </w:t>
      </w:r>
      <w:r w:rsidR="0085507A" w:rsidRPr="00423395">
        <w:rPr>
          <w:rFonts w:ascii="Arial" w:hAnsi="Arial" w:cs="Arial"/>
          <w:sz w:val="22"/>
          <w:szCs w:val="22"/>
        </w:rPr>
        <w:t xml:space="preserve">je </w:t>
      </w:r>
      <w:r w:rsidR="00C054C0" w:rsidRPr="00423395">
        <w:rPr>
          <w:rFonts w:ascii="Arial" w:hAnsi="Arial" w:cs="Arial"/>
          <w:sz w:val="22"/>
          <w:szCs w:val="22"/>
        </w:rPr>
        <w:t>ne</w:t>
      </w:r>
      <w:r w:rsidR="0008061F" w:rsidRPr="00423395">
        <w:rPr>
          <w:rFonts w:ascii="Arial" w:hAnsi="Arial" w:cs="Arial"/>
          <w:sz w:val="22"/>
          <w:szCs w:val="22"/>
        </w:rPr>
        <w:t xml:space="preserve">zdravotnickým </w:t>
      </w:r>
      <w:r w:rsidR="0085507A" w:rsidRPr="00423395">
        <w:rPr>
          <w:rFonts w:ascii="Arial" w:hAnsi="Arial" w:cs="Arial"/>
          <w:sz w:val="22"/>
          <w:szCs w:val="22"/>
        </w:rPr>
        <w:t>útvarem FN Brno, který zajišťuje optimalizaci,</w:t>
      </w:r>
      <w:r w:rsidR="00B91CB6" w:rsidRPr="00423395">
        <w:rPr>
          <w:rFonts w:ascii="Arial" w:hAnsi="Arial" w:cs="Arial"/>
          <w:sz w:val="22"/>
          <w:szCs w:val="22"/>
        </w:rPr>
        <w:t xml:space="preserve"> </w:t>
      </w:r>
      <w:r w:rsidR="0085507A" w:rsidRPr="00423395">
        <w:rPr>
          <w:rFonts w:ascii="Arial" w:hAnsi="Arial" w:cs="Arial"/>
          <w:sz w:val="22"/>
          <w:szCs w:val="22"/>
        </w:rPr>
        <w:t xml:space="preserve">propojení výzkumu </w:t>
      </w:r>
      <w:r w:rsidR="00E27493" w:rsidRPr="00423395">
        <w:rPr>
          <w:rFonts w:ascii="Arial" w:hAnsi="Arial" w:cs="Arial"/>
          <w:sz w:val="22"/>
          <w:szCs w:val="22"/>
        </w:rPr>
        <w:t>nemocnice</w:t>
      </w:r>
      <w:r w:rsidR="00EA3B4A" w:rsidRPr="00423395">
        <w:rPr>
          <w:rFonts w:ascii="Arial" w:hAnsi="Arial" w:cs="Arial"/>
          <w:sz w:val="22"/>
          <w:szCs w:val="22"/>
        </w:rPr>
        <w:t xml:space="preserve"> </w:t>
      </w:r>
      <w:r w:rsidR="002B6836" w:rsidRPr="00423395">
        <w:rPr>
          <w:rFonts w:ascii="Arial" w:hAnsi="Arial" w:cs="Arial"/>
          <w:sz w:val="22"/>
          <w:szCs w:val="22"/>
        </w:rPr>
        <w:t>a</w:t>
      </w:r>
      <w:r w:rsidR="00EA3B4A" w:rsidRPr="00423395">
        <w:rPr>
          <w:rFonts w:ascii="Arial" w:hAnsi="Arial" w:cs="Arial"/>
          <w:sz w:val="22"/>
          <w:szCs w:val="22"/>
        </w:rPr>
        <w:t xml:space="preserve"> </w:t>
      </w:r>
      <w:r w:rsidR="0085507A" w:rsidRPr="00423395">
        <w:rPr>
          <w:rFonts w:ascii="Arial" w:hAnsi="Arial" w:cs="Arial"/>
          <w:sz w:val="22"/>
          <w:szCs w:val="22"/>
        </w:rPr>
        <w:t>MU</w:t>
      </w:r>
      <w:r w:rsidR="003A2271" w:rsidRPr="00423395">
        <w:rPr>
          <w:rFonts w:ascii="Arial" w:hAnsi="Arial" w:cs="Arial"/>
          <w:sz w:val="22"/>
          <w:szCs w:val="22"/>
        </w:rPr>
        <w:t xml:space="preserve">, </w:t>
      </w:r>
      <w:r w:rsidR="0085507A" w:rsidRPr="00423395">
        <w:rPr>
          <w:rFonts w:ascii="Arial" w:hAnsi="Arial" w:cs="Arial"/>
          <w:sz w:val="22"/>
          <w:szCs w:val="22"/>
        </w:rPr>
        <w:t>zvyšování výzkumného potenciálu FN Brno, účast na dalších významných projektech regionálních, vnitrostátních i</w:t>
      </w:r>
      <w:r w:rsidR="00DF0530" w:rsidRPr="00423395">
        <w:rPr>
          <w:rFonts w:ascii="Arial" w:hAnsi="Arial" w:cs="Arial"/>
          <w:sz w:val="22"/>
          <w:szCs w:val="22"/>
        </w:rPr>
        <w:t xml:space="preserve"> </w:t>
      </w:r>
      <w:r w:rsidR="0085507A" w:rsidRPr="00423395">
        <w:rPr>
          <w:rFonts w:ascii="Arial" w:hAnsi="Arial" w:cs="Arial"/>
          <w:sz w:val="22"/>
          <w:szCs w:val="22"/>
        </w:rPr>
        <w:t>mezinárodních, podíl FN Brno na významných zdrojích pro</w:t>
      </w:r>
      <w:r w:rsidR="002C5369" w:rsidRPr="00423395">
        <w:rPr>
          <w:rFonts w:ascii="Arial" w:hAnsi="Arial" w:cs="Arial"/>
          <w:sz w:val="22"/>
          <w:szCs w:val="22"/>
        </w:rPr>
        <w:t xml:space="preserve"> </w:t>
      </w:r>
      <w:r w:rsidR="0085507A" w:rsidRPr="00423395">
        <w:rPr>
          <w:rFonts w:ascii="Arial" w:hAnsi="Arial" w:cs="Arial"/>
          <w:sz w:val="22"/>
          <w:szCs w:val="22"/>
        </w:rPr>
        <w:t>financování klinicky aplikovatelného výzkumu</w:t>
      </w:r>
      <w:r w:rsidR="007D49C1" w:rsidRPr="00423395">
        <w:rPr>
          <w:rFonts w:ascii="Arial" w:hAnsi="Arial" w:cs="Arial"/>
          <w:sz w:val="22"/>
          <w:szCs w:val="22"/>
        </w:rPr>
        <w:t xml:space="preserve"> a implementaci strategických cílů FN Brno v</w:t>
      </w:r>
      <w:r w:rsidR="002C5369" w:rsidRPr="00423395">
        <w:rPr>
          <w:rFonts w:ascii="Arial" w:hAnsi="Arial" w:cs="Arial"/>
          <w:sz w:val="22"/>
          <w:szCs w:val="22"/>
        </w:rPr>
        <w:t xml:space="preserve"> </w:t>
      </w:r>
      <w:r w:rsidR="007D49C1" w:rsidRPr="00423395">
        <w:rPr>
          <w:rFonts w:ascii="Arial" w:hAnsi="Arial" w:cs="Arial"/>
          <w:sz w:val="22"/>
          <w:szCs w:val="22"/>
        </w:rPr>
        <w:t>oblasti VaV</w:t>
      </w:r>
      <w:r w:rsidR="0085507A" w:rsidRPr="00423395">
        <w:rPr>
          <w:rFonts w:ascii="Arial" w:hAnsi="Arial" w:cs="Arial"/>
          <w:sz w:val="22"/>
          <w:szCs w:val="22"/>
        </w:rPr>
        <w:t>.</w:t>
      </w:r>
      <w:r w:rsidR="00DF0530" w:rsidRPr="00423395">
        <w:rPr>
          <w:rFonts w:ascii="Arial" w:hAnsi="Arial" w:cs="Arial"/>
          <w:sz w:val="22"/>
          <w:szCs w:val="22"/>
        </w:rPr>
        <w:t xml:space="preserve"> </w:t>
      </w:r>
      <w:r w:rsidR="0085507A" w:rsidRPr="00423395">
        <w:rPr>
          <w:rFonts w:ascii="Arial" w:hAnsi="Arial" w:cs="Arial"/>
          <w:sz w:val="22"/>
          <w:szCs w:val="22"/>
        </w:rPr>
        <w:t>Organizuje</w:t>
      </w:r>
      <w:r w:rsidR="0008061F" w:rsidRPr="00423395">
        <w:rPr>
          <w:rFonts w:ascii="Arial" w:hAnsi="Arial" w:cs="Arial"/>
          <w:sz w:val="22"/>
          <w:szCs w:val="22"/>
        </w:rPr>
        <w:t xml:space="preserve"> a administruje</w:t>
      </w:r>
      <w:r w:rsidR="0085507A" w:rsidRPr="00423395">
        <w:rPr>
          <w:rFonts w:ascii="Arial" w:hAnsi="Arial" w:cs="Arial"/>
          <w:sz w:val="22"/>
          <w:szCs w:val="22"/>
        </w:rPr>
        <w:t xml:space="preserve"> </w:t>
      </w:r>
      <w:r w:rsidR="00A5245E" w:rsidRPr="00423395">
        <w:rPr>
          <w:rFonts w:ascii="Arial" w:hAnsi="Arial" w:cs="Arial"/>
          <w:sz w:val="22"/>
          <w:szCs w:val="22"/>
        </w:rPr>
        <w:t xml:space="preserve">interní i externí </w:t>
      </w:r>
      <w:r w:rsidR="0085507A" w:rsidRPr="00423395">
        <w:rPr>
          <w:rFonts w:ascii="Arial" w:hAnsi="Arial" w:cs="Arial"/>
          <w:sz w:val="22"/>
          <w:szCs w:val="22"/>
        </w:rPr>
        <w:t>grantovou</w:t>
      </w:r>
      <w:r w:rsidR="00C054C0" w:rsidRPr="00423395">
        <w:rPr>
          <w:rFonts w:ascii="Arial" w:hAnsi="Arial" w:cs="Arial"/>
          <w:sz w:val="22"/>
          <w:szCs w:val="22"/>
        </w:rPr>
        <w:t xml:space="preserve"> a výzkumnou </w:t>
      </w:r>
      <w:r w:rsidR="0085507A" w:rsidRPr="00423395">
        <w:rPr>
          <w:rFonts w:ascii="Arial" w:hAnsi="Arial" w:cs="Arial"/>
          <w:sz w:val="22"/>
          <w:szCs w:val="22"/>
        </w:rPr>
        <w:t>činnost, monitoruje její průběh a hodnotí kvalitu a přínos pro FN Brno</w:t>
      </w:r>
      <w:r w:rsidR="00C054C0" w:rsidRPr="00423395">
        <w:rPr>
          <w:rFonts w:ascii="Arial" w:hAnsi="Arial" w:cs="Arial"/>
          <w:sz w:val="22"/>
          <w:szCs w:val="22"/>
        </w:rPr>
        <w:t>. Současně zajišťuje administrativní podporu klinických hodnocení ve FN Brno</w:t>
      </w:r>
      <w:r w:rsidR="002D0BF5" w:rsidRPr="00423395">
        <w:rPr>
          <w:rFonts w:ascii="Arial" w:hAnsi="Arial" w:cs="Arial"/>
          <w:sz w:val="22"/>
          <w:szCs w:val="22"/>
        </w:rPr>
        <w:t xml:space="preserve"> a</w:t>
      </w:r>
      <w:r w:rsidR="00B971D6" w:rsidRPr="00423395">
        <w:rPr>
          <w:rFonts w:ascii="Arial" w:hAnsi="Arial" w:cs="Arial"/>
          <w:sz w:val="22"/>
          <w:szCs w:val="22"/>
        </w:rPr>
        <w:t xml:space="preserve"> zajišťuje služby lékařské knihovny</w:t>
      </w:r>
      <w:r w:rsidR="00C054C0" w:rsidRPr="00423395">
        <w:rPr>
          <w:rFonts w:ascii="Arial" w:hAnsi="Arial" w:cs="Arial"/>
          <w:sz w:val="22"/>
          <w:szCs w:val="22"/>
        </w:rPr>
        <w:t>.</w:t>
      </w:r>
      <w:r w:rsidR="0085507A" w:rsidRPr="00423395">
        <w:rPr>
          <w:rFonts w:ascii="Arial" w:hAnsi="Arial" w:cs="Arial"/>
          <w:sz w:val="22"/>
          <w:szCs w:val="22"/>
        </w:rPr>
        <w:t xml:space="preserve"> </w:t>
      </w:r>
    </w:p>
    <w:p w:rsidR="008F69A8" w:rsidRPr="00423395" w:rsidRDefault="00284DB9" w:rsidP="006C150F">
      <w:pPr>
        <w:jc w:val="both"/>
        <w:rPr>
          <w:rFonts w:ascii="Arial" w:hAnsi="Arial" w:cs="Arial"/>
          <w:sz w:val="22"/>
          <w:szCs w:val="22"/>
        </w:rPr>
      </w:pPr>
      <w:r w:rsidRPr="00423395">
        <w:rPr>
          <w:rFonts w:ascii="Arial" w:hAnsi="Arial" w:cs="Arial"/>
          <w:sz w:val="22"/>
          <w:szCs w:val="22"/>
        </w:rPr>
        <w:t>Útvar je řízen</w:t>
      </w:r>
      <w:r w:rsidR="0011560D" w:rsidRPr="00423395">
        <w:rPr>
          <w:rFonts w:ascii="Arial" w:hAnsi="Arial" w:cs="Arial"/>
          <w:sz w:val="22"/>
          <w:szCs w:val="22"/>
        </w:rPr>
        <w:t xml:space="preserve"> </w:t>
      </w:r>
      <w:r w:rsidR="008059DA" w:rsidRPr="00423395">
        <w:rPr>
          <w:rFonts w:ascii="Arial" w:hAnsi="Arial" w:cs="Arial"/>
          <w:sz w:val="22"/>
          <w:szCs w:val="22"/>
        </w:rPr>
        <w:t>náměstk</w:t>
      </w:r>
      <w:r w:rsidRPr="00423395">
        <w:rPr>
          <w:rFonts w:ascii="Arial" w:hAnsi="Arial" w:cs="Arial"/>
          <w:sz w:val="22"/>
          <w:szCs w:val="22"/>
        </w:rPr>
        <w:t>em</w:t>
      </w:r>
      <w:r w:rsidR="008059DA" w:rsidRPr="00423395">
        <w:rPr>
          <w:rFonts w:ascii="Arial" w:hAnsi="Arial" w:cs="Arial"/>
          <w:sz w:val="22"/>
          <w:szCs w:val="22"/>
        </w:rPr>
        <w:t xml:space="preserve"> pro vědu</w:t>
      </w:r>
      <w:r w:rsidR="00887F0A" w:rsidRPr="00423395">
        <w:rPr>
          <w:rFonts w:ascii="Arial" w:hAnsi="Arial" w:cs="Arial"/>
          <w:sz w:val="22"/>
          <w:szCs w:val="22"/>
        </w:rPr>
        <w:t xml:space="preserve"> a v</w:t>
      </w:r>
      <w:r w:rsidR="008059DA" w:rsidRPr="00423395">
        <w:rPr>
          <w:rFonts w:ascii="Arial" w:hAnsi="Arial" w:cs="Arial"/>
          <w:sz w:val="22"/>
          <w:szCs w:val="22"/>
        </w:rPr>
        <w:t>ýzkum (dále náměstek pro V</w:t>
      </w:r>
      <w:r w:rsidR="00604841" w:rsidRPr="00423395">
        <w:rPr>
          <w:rFonts w:ascii="Arial" w:hAnsi="Arial" w:cs="Arial"/>
          <w:sz w:val="22"/>
          <w:szCs w:val="22"/>
        </w:rPr>
        <w:t>a</w:t>
      </w:r>
      <w:r w:rsidR="00EC2F10" w:rsidRPr="00423395">
        <w:rPr>
          <w:rFonts w:ascii="Arial" w:hAnsi="Arial" w:cs="Arial"/>
          <w:sz w:val="22"/>
          <w:szCs w:val="22"/>
        </w:rPr>
        <w:t>V</w:t>
      </w:r>
      <w:r w:rsidR="008059DA" w:rsidRPr="00423395">
        <w:rPr>
          <w:rFonts w:ascii="Arial" w:hAnsi="Arial" w:cs="Arial"/>
          <w:sz w:val="22"/>
          <w:szCs w:val="22"/>
        </w:rPr>
        <w:t>), kterého jmenuje (na</w:t>
      </w:r>
      <w:r w:rsidR="00FF3669" w:rsidRPr="00423395">
        <w:rPr>
          <w:rFonts w:ascii="Arial" w:hAnsi="Arial" w:cs="Arial"/>
          <w:sz w:val="22"/>
          <w:szCs w:val="22"/>
        </w:rPr>
        <w:t xml:space="preserve"> </w:t>
      </w:r>
      <w:r w:rsidR="008059DA" w:rsidRPr="00423395">
        <w:rPr>
          <w:rFonts w:ascii="Arial" w:hAnsi="Arial" w:cs="Arial"/>
          <w:sz w:val="22"/>
          <w:szCs w:val="22"/>
        </w:rPr>
        <w:t>základě výběrového řízení) a odvolává ředitel FN Brno.</w:t>
      </w:r>
    </w:p>
    <w:p w:rsidR="008059DA" w:rsidRPr="00423395" w:rsidRDefault="008059DA" w:rsidP="00DC2402">
      <w:pPr>
        <w:jc w:val="both"/>
        <w:rPr>
          <w:rFonts w:ascii="Arial" w:hAnsi="Arial" w:cs="Arial"/>
          <w:sz w:val="22"/>
          <w:szCs w:val="22"/>
        </w:rPr>
      </w:pPr>
    </w:p>
    <w:p w:rsidR="0085507A" w:rsidRPr="00423395" w:rsidRDefault="000163CA" w:rsidP="00802E9D">
      <w:pPr>
        <w:jc w:val="both"/>
        <w:rPr>
          <w:rFonts w:ascii="Arial" w:hAnsi="Arial" w:cs="Arial"/>
          <w:sz w:val="22"/>
          <w:szCs w:val="22"/>
        </w:rPr>
      </w:pPr>
      <w:r w:rsidRPr="00423395">
        <w:rPr>
          <w:rFonts w:ascii="Arial" w:hAnsi="Arial" w:cs="Arial"/>
          <w:b/>
          <w:sz w:val="22"/>
          <w:szCs w:val="22"/>
        </w:rPr>
        <w:t>Útvar náměstka pro vědu výzkum</w:t>
      </w:r>
      <w:r w:rsidR="00577388" w:rsidRPr="00423395">
        <w:rPr>
          <w:rFonts w:ascii="Arial" w:hAnsi="Arial" w:cs="Arial"/>
          <w:b/>
          <w:sz w:val="22"/>
          <w:szCs w:val="22"/>
        </w:rPr>
        <w:t xml:space="preserve"> </w:t>
      </w:r>
      <w:r w:rsidR="0085507A" w:rsidRPr="00423395">
        <w:rPr>
          <w:rFonts w:ascii="Arial" w:hAnsi="Arial" w:cs="Arial"/>
          <w:b/>
          <w:sz w:val="22"/>
          <w:szCs w:val="22"/>
        </w:rPr>
        <w:t>zajišťuje níže uvedené činnosti</w:t>
      </w:r>
      <w:r w:rsidR="0085507A" w:rsidRPr="00423395">
        <w:rPr>
          <w:rFonts w:ascii="Arial" w:hAnsi="Arial" w:cs="Arial"/>
          <w:sz w:val="22"/>
          <w:szCs w:val="22"/>
        </w:rPr>
        <w:t>:</w:t>
      </w:r>
    </w:p>
    <w:p w:rsidR="004A5AE6" w:rsidRPr="00423395" w:rsidRDefault="004A5AE6" w:rsidP="00D81B11">
      <w:pPr>
        <w:pStyle w:val="Heading4"/>
        <w:numPr>
          <w:ilvl w:val="0"/>
          <w:numId w:val="12"/>
        </w:numPr>
        <w:spacing w:before="0"/>
        <w:rPr>
          <w:rFonts w:cs="Arial"/>
          <w:b w:val="0"/>
          <w:szCs w:val="22"/>
          <w:u w:val="single"/>
        </w:rPr>
      </w:pPr>
      <w:r w:rsidRPr="00423395">
        <w:rPr>
          <w:rFonts w:cs="Arial"/>
          <w:b w:val="0"/>
          <w:szCs w:val="22"/>
          <w:u w:val="single"/>
        </w:rPr>
        <w:t>Organizace a kontrola</w:t>
      </w:r>
    </w:p>
    <w:p w:rsidR="004A5AE6" w:rsidRPr="00423395" w:rsidRDefault="004A5AE6" w:rsidP="001B615F">
      <w:pPr>
        <w:jc w:val="both"/>
        <w:rPr>
          <w:rFonts w:ascii="Arial" w:hAnsi="Arial" w:cs="Arial"/>
          <w:sz w:val="22"/>
          <w:szCs w:val="22"/>
        </w:rPr>
      </w:pPr>
      <w:r w:rsidRPr="00423395">
        <w:rPr>
          <w:rFonts w:ascii="Arial" w:hAnsi="Arial" w:cs="Arial"/>
          <w:sz w:val="22"/>
          <w:szCs w:val="22"/>
        </w:rPr>
        <w:t>Zajišťování provozu útvaru, koordinace jednotlivých činností, zajištění veškeré korespondence a administrativních prací útvaru, organizace provozních porad, pracovních jednání a kontrol termínů a úkolů</w:t>
      </w:r>
      <w:r w:rsidR="006C150F" w:rsidRPr="00423395">
        <w:rPr>
          <w:rFonts w:ascii="Arial" w:hAnsi="Arial" w:cs="Arial"/>
          <w:sz w:val="22"/>
          <w:szCs w:val="22"/>
        </w:rPr>
        <w:t xml:space="preserve"> (LKVM si zajišťuje poštu + ostatní administrativu samostatně)</w:t>
      </w:r>
      <w:r w:rsidRPr="00423395">
        <w:rPr>
          <w:rFonts w:ascii="Arial" w:hAnsi="Arial" w:cs="Arial"/>
          <w:sz w:val="22"/>
          <w:szCs w:val="22"/>
        </w:rPr>
        <w:t>.</w:t>
      </w:r>
    </w:p>
    <w:p w:rsidR="004A5AE6" w:rsidRPr="00423395" w:rsidRDefault="004A5AE6" w:rsidP="00DC2402">
      <w:pPr>
        <w:jc w:val="both"/>
        <w:rPr>
          <w:rFonts w:ascii="Arial" w:hAnsi="Arial" w:cs="Arial"/>
          <w:sz w:val="22"/>
          <w:szCs w:val="22"/>
        </w:rPr>
      </w:pPr>
    </w:p>
    <w:p w:rsidR="0085507A" w:rsidRPr="00423395" w:rsidRDefault="0085507A" w:rsidP="00D81B11">
      <w:pPr>
        <w:pStyle w:val="Heading4"/>
        <w:numPr>
          <w:ilvl w:val="0"/>
          <w:numId w:val="12"/>
        </w:numPr>
        <w:spacing w:before="0"/>
        <w:rPr>
          <w:rFonts w:cs="Arial"/>
          <w:b w:val="0"/>
          <w:szCs w:val="22"/>
          <w:u w:val="single"/>
        </w:rPr>
      </w:pPr>
      <w:bookmarkStart w:id="12" w:name="_Toc199916976"/>
      <w:r w:rsidRPr="00423395">
        <w:rPr>
          <w:rFonts w:cs="Arial"/>
          <w:b w:val="0"/>
          <w:szCs w:val="22"/>
          <w:u w:val="single"/>
        </w:rPr>
        <w:t>Informační a výzkumný servis</w:t>
      </w:r>
      <w:bookmarkEnd w:id="12"/>
    </w:p>
    <w:p w:rsidR="0085507A" w:rsidRPr="00423395" w:rsidRDefault="0085507A" w:rsidP="00D81B11">
      <w:pPr>
        <w:numPr>
          <w:ilvl w:val="0"/>
          <w:numId w:val="8"/>
        </w:numPr>
        <w:jc w:val="both"/>
        <w:rPr>
          <w:rFonts w:ascii="Arial" w:hAnsi="Arial" w:cs="Arial"/>
          <w:sz w:val="22"/>
          <w:szCs w:val="22"/>
        </w:rPr>
      </w:pPr>
      <w:r w:rsidRPr="00423395">
        <w:rPr>
          <w:rFonts w:ascii="Arial" w:hAnsi="Arial" w:cs="Arial"/>
          <w:sz w:val="22"/>
          <w:szCs w:val="22"/>
        </w:rPr>
        <w:t>Správ</w:t>
      </w:r>
      <w:r w:rsidR="00EF1C17" w:rsidRPr="00423395">
        <w:rPr>
          <w:rFonts w:ascii="Arial" w:hAnsi="Arial" w:cs="Arial"/>
          <w:sz w:val="22"/>
          <w:szCs w:val="22"/>
        </w:rPr>
        <w:t xml:space="preserve">a </w:t>
      </w:r>
      <w:r w:rsidRPr="00423395">
        <w:rPr>
          <w:rFonts w:ascii="Arial" w:hAnsi="Arial" w:cs="Arial"/>
          <w:sz w:val="22"/>
          <w:szCs w:val="22"/>
        </w:rPr>
        <w:t xml:space="preserve">databáze </w:t>
      </w:r>
      <w:r w:rsidR="000163CA" w:rsidRPr="00423395">
        <w:rPr>
          <w:rFonts w:ascii="Arial" w:hAnsi="Arial" w:cs="Arial"/>
          <w:sz w:val="22"/>
          <w:szCs w:val="22"/>
        </w:rPr>
        <w:t xml:space="preserve">útvaru </w:t>
      </w:r>
      <w:r w:rsidR="00D81121" w:rsidRPr="00423395">
        <w:rPr>
          <w:rFonts w:ascii="Arial" w:hAnsi="Arial" w:cs="Arial"/>
          <w:sz w:val="22"/>
          <w:szCs w:val="22"/>
        </w:rPr>
        <w:t>n</w:t>
      </w:r>
      <w:r w:rsidRPr="00423395">
        <w:rPr>
          <w:rFonts w:ascii="Arial" w:hAnsi="Arial" w:cs="Arial"/>
          <w:sz w:val="22"/>
          <w:szCs w:val="22"/>
        </w:rPr>
        <w:t>a intranetových stránkách a internetových strán</w:t>
      </w:r>
      <w:r w:rsidR="000D06B5" w:rsidRPr="00423395">
        <w:rPr>
          <w:rFonts w:ascii="Arial" w:hAnsi="Arial" w:cs="Arial"/>
          <w:sz w:val="22"/>
          <w:szCs w:val="22"/>
        </w:rPr>
        <w:t>kách</w:t>
      </w:r>
      <w:r w:rsidRPr="00423395">
        <w:rPr>
          <w:rFonts w:ascii="Arial" w:hAnsi="Arial" w:cs="Arial"/>
          <w:sz w:val="22"/>
          <w:szCs w:val="22"/>
        </w:rPr>
        <w:t xml:space="preserve"> nemocnice.</w:t>
      </w:r>
    </w:p>
    <w:p w:rsidR="00EF1C17" w:rsidRPr="00423395" w:rsidRDefault="0085507A" w:rsidP="00D81B11">
      <w:pPr>
        <w:numPr>
          <w:ilvl w:val="0"/>
          <w:numId w:val="10"/>
        </w:numPr>
        <w:jc w:val="both"/>
        <w:rPr>
          <w:rFonts w:ascii="Arial" w:hAnsi="Arial" w:cs="Arial"/>
          <w:sz w:val="22"/>
          <w:szCs w:val="22"/>
        </w:rPr>
      </w:pPr>
      <w:r w:rsidRPr="00423395">
        <w:rPr>
          <w:rFonts w:ascii="Arial" w:hAnsi="Arial" w:cs="Arial"/>
          <w:sz w:val="22"/>
          <w:szCs w:val="22"/>
        </w:rPr>
        <w:t>Prostřednictvím internetové a intranetové sítě upozorňuje na vyhlášení veřejných soutěží</w:t>
      </w:r>
      <w:r w:rsidR="00D80BAD" w:rsidRPr="00423395">
        <w:rPr>
          <w:rFonts w:ascii="Arial" w:hAnsi="Arial" w:cs="Arial"/>
          <w:sz w:val="22"/>
          <w:szCs w:val="22"/>
        </w:rPr>
        <w:t xml:space="preserve"> a</w:t>
      </w:r>
      <w:r w:rsidRPr="00423395">
        <w:rPr>
          <w:rFonts w:ascii="Arial" w:hAnsi="Arial" w:cs="Arial"/>
          <w:sz w:val="22"/>
          <w:szCs w:val="22"/>
        </w:rPr>
        <w:t xml:space="preserve"> výzev</w:t>
      </w:r>
      <w:r w:rsidR="00D80BAD" w:rsidRPr="00423395">
        <w:rPr>
          <w:rFonts w:ascii="Arial" w:hAnsi="Arial" w:cs="Arial"/>
          <w:sz w:val="22"/>
          <w:szCs w:val="22"/>
        </w:rPr>
        <w:t xml:space="preserve">, </w:t>
      </w:r>
      <w:r w:rsidRPr="00423395">
        <w:rPr>
          <w:rFonts w:ascii="Arial" w:hAnsi="Arial" w:cs="Arial"/>
          <w:sz w:val="22"/>
          <w:szCs w:val="22"/>
        </w:rPr>
        <w:t>zveřejňuje aktuality v</w:t>
      </w:r>
      <w:r w:rsidR="002C5369" w:rsidRPr="00423395">
        <w:rPr>
          <w:rFonts w:ascii="Arial" w:hAnsi="Arial" w:cs="Arial"/>
          <w:sz w:val="22"/>
          <w:szCs w:val="22"/>
        </w:rPr>
        <w:t xml:space="preserve"> </w:t>
      </w:r>
      <w:r w:rsidRPr="00423395">
        <w:rPr>
          <w:rFonts w:ascii="Arial" w:hAnsi="Arial" w:cs="Arial"/>
          <w:sz w:val="22"/>
          <w:szCs w:val="22"/>
        </w:rPr>
        <w:t>oblasti VaV</w:t>
      </w:r>
      <w:r w:rsidR="00C11148" w:rsidRPr="00423395">
        <w:rPr>
          <w:rFonts w:ascii="Arial" w:hAnsi="Arial" w:cs="Arial"/>
          <w:sz w:val="22"/>
          <w:szCs w:val="22"/>
        </w:rPr>
        <w:t>aI</w:t>
      </w:r>
      <w:r w:rsidR="00EF1C17" w:rsidRPr="00423395">
        <w:rPr>
          <w:rFonts w:ascii="Arial" w:hAnsi="Arial" w:cs="Arial"/>
          <w:sz w:val="22"/>
          <w:szCs w:val="22"/>
        </w:rPr>
        <w:t>,</w:t>
      </w:r>
      <w:r w:rsidRPr="00423395">
        <w:rPr>
          <w:rFonts w:ascii="Arial" w:hAnsi="Arial" w:cs="Arial"/>
          <w:sz w:val="22"/>
          <w:szCs w:val="22"/>
        </w:rPr>
        <w:t xml:space="preserve"> </w:t>
      </w:r>
      <w:r w:rsidR="00EF1C17" w:rsidRPr="00423395">
        <w:rPr>
          <w:rFonts w:ascii="Arial" w:hAnsi="Arial" w:cs="Arial"/>
          <w:sz w:val="22"/>
          <w:szCs w:val="22"/>
        </w:rPr>
        <w:t>informace o schvalovacím procesu a výsledcích veřejných soutěží</w:t>
      </w:r>
      <w:r w:rsidR="00B977B8" w:rsidRPr="00423395">
        <w:rPr>
          <w:rFonts w:ascii="Arial" w:hAnsi="Arial" w:cs="Arial"/>
          <w:sz w:val="22"/>
          <w:szCs w:val="22"/>
        </w:rPr>
        <w:t>,</w:t>
      </w:r>
      <w:r w:rsidR="00EF1C17" w:rsidRPr="00423395">
        <w:rPr>
          <w:rFonts w:ascii="Arial" w:hAnsi="Arial" w:cs="Arial"/>
          <w:sz w:val="22"/>
          <w:szCs w:val="22"/>
        </w:rPr>
        <w:t xml:space="preserve"> k jednotlivým termínům připravuje časový a organizační plán zpracování přihlášek v rámci FN Brno.</w:t>
      </w:r>
    </w:p>
    <w:p w:rsidR="0085507A" w:rsidRPr="00423395" w:rsidRDefault="003937B7" w:rsidP="00D81B11">
      <w:pPr>
        <w:numPr>
          <w:ilvl w:val="0"/>
          <w:numId w:val="9"/>
        </w:numPr>
        <w:jc w:val="both"/>
        <w:rPr>
          <w:rFonts w:ascii="Arial" w:hAnsi="Arial" w:cs="Arial"/>
          <w:sz w:val="22"/>
          <w:szCs w:val="22"/>
        </w:rPr>
      </w:pPr>
      <w:r w:rsidRPr="00423395">
        <w:rPr>
          <w:rFonts w:ascii="Arial" w:hAnsi="Arial" w:cs="Arial"/>
          <w:sz w:val="22"/>
          <w:szCs w:val="22"/>
        </w:rPr>
        <w:t>Zajiš</w:t>
      </w:r>
      <w:r w:rsidR="00B977B8" w:rsidRPr="00423395">
        <w:rPr>
          <w:rFonts w:ascii="Arial" w:hAnsi="Arial" w:cs="Arial"/>
          <w:sz w:val="22"/>
          <w:szCs w:val="22"/>
        </w:rPr>
        <w:t>ťuje</w:t>
      </w:r>
      <w:r w:rsidR="0085507A" w:rsidRPr="00423395">
        <w:rPr>
          <w:rFonts w:ascii="Arial" w:hAnsi="Arial" w:cs="Arial"/>
          <w:sz w:val="22"/>
          <w:szCs w:val="22"/>
        </w:rPr>
        <w:t xml:space="preserve"> evidenc</w:t>
      </w:r>
      <w:r w:rsidR="00B977B8" w:rsidRPr="00423395">
        <w:rPr>
          <w:rFonts w:ascii="Arial" w:hAnsi="Arial" w:cs="Arial"/>
          <w:sz w:val="22"/>
          <w:szCs w:val="22"/>
        </w:rPr>
        <w:t>i</w:t>
      </w:r>
      <w:r w:rsidR="00F30AFD" w:rsidRPr="00423395">
        <w:rPr>
          <w:rFonts w:ascii="Arial" w:hAnsi="Arial" w:cs="Arial"/>
          <w:sz w:val="22"/>
          <w:szCs w:val="22"/>
        </w:rPr>
        <w:t xml:space="preserve"> </w:t>
      </w:r>
      <w:r w:rsidR="002D0BF5" w:rsidRPr="00423395">
        <w:rPr>
          <w:rFonts w:ascii="Arial" w:hAnsi="Arial" w:cs="Arial"/>
          <w:sz w:val="22"/>
          <w:szCs w:val="22"/>
        </w:rPr>
        <w:t>výzkumných projektů a KH,</w:t>
      </w:r>
      <w:r w:rsidR="0085507A" w:rsidRPr="00423395">
        <w:rPr>
          <w:rFonts w:ascii="Arial" w:hAnsi="Arial" w:cs="Arial"/>
          <w:sz w:val="22"/>
          <w:szCs w:val="22"/>
        </w:rPr>
        <w:t xml:space="preserve"> na kterých se podílí FN Brno</w:t>
      </w:r>
      <w:r w:rsidR="00472E8B" w:rsidRPr="00423395">
        <w:rPr>
          <w:rFonts w:ascii="Arial" w:hAnsi="Arial" w:cs="Arial"/>
          <w:sz w:val="22"/>
          <w:szCs w:val="22"/>
        </w:rPr>
        <w:t>.</w:t>
      </w:r>
    </w:p>
    <w:p w:rsidR="0085507A" w:rsidRPr="00423395" w:rsidRDefault="00B73AEA" w:rsidP="00D81B11">
      <w:pPr>
        <w:numPr>
          <w:ilvl w:val="0"/>
          <w:numId w:val="10"/>
        </w:numPr>
        <w:jc w:val="both"/>
        <w:rPr>
          <w:rFonts w:ascii="Arial" w:hAnsi="Arial" w:cs="Arial"/>
          <w:sz w:val="22"/>
          <w:szCs w:val="22"/>
        </w:rPr>
      </w:pPr>
      <w:r w:rsidRPr="00423395">
        <w:rPr>
          <w:rFonts w:ascii="Arial" w:hAnsi="Arial" w:cs="Arial"/>
          <w:sz w:val="22"/>
          <w:szCs w:val="22"/>
        </w:rPr>
        <w:t>Zajiš</w:t>
      </w:r>
      <w:r w:rsidR="00B977B8" w:rsidRPr="00423395">
        <w:rPr>
          <w:rFonts w:ascii="Arial" w:hAnsi="Arial" w:cs="Arial"/>
          <w:sz w:val="22"/>
          <w:szCs w:val="22"/>
        </w:rPr>
        <w:t>ťuje</w:t>
      </w:r>
      <w:r w:rsidR="00EF1C17" w:rsidRPr="00423395">
        <w:rPr>
          <w:rFonts w:ascii="Arial" w:hAnsi="Arial" w:cs="Arial"/>
          <w:sz w:val="22"/>
          <w:szCs w:val="22"/>
        </w:rPr>
        <w:t xml:space="preserve"> </w:t>
      </w:r>
      <w:r w:rsidR="0085507A" w:rsidRPr="00423395">
        <w:rPr>
          <w:rFonts w:ascii="Arial" w:hAnsi="Arial" w:cs="Arial"/>
          <w:sz w:val="22"/>
          <w:szCs w:val="22"/>
        </w:rPr>
        <w:t>formální záležitost</w:t>
      </w:r>
      <w:r w:rsidR="00B977B8" w:rsidRPr="00423395">
        <w:rPr>
          <w:rFonts w:ascii="Arial" w:hAnsi="Arial" w:cs="Arial"/>
          <w:sz w:val="22"/>
          <w:szCs w:val="22"/>
        </w:rPr>
        <w:t>i</w:t>
      </w:r>
      <w:r w:rsidR="0085507A" w:rsidRPr="00423395">
        <w:rPr>
          <w:rFonts w:ascii="Arial" w:hAnsi="Arial" w:cs="Arial"/>
          <w:sz w:val="22"/>
          <w:szCs w:val="22"/>
        </w:rPr>
        <w:t xml:space="preserve"> ze strany FN Brno (např.</w:t>
      </w:r>
      <w:r w:rsidR="00C76A06" w:rsidRPr="00423395">
        <w:rPr>
          <w:rFonts w:ascii="Arial" w:hAnsi="Arial" w:cs="Arial"/>
          <w:sz w:val="22"/>
          <w:szCs w:val="22"/>
        </w:rPr>
        <w:t xml:space="preserve"> </w:t>
      </w:r>
      <w:r w:rsidR="0085507A" w:rsidRPr="00423395">
        <w:rPr>
          <w:rFonts w:ascii="Arial" w:hAnsi="Arial" w:cs="Arial"/>
          <w:sz w:val="22"/>
          <w:szCs w:val="22"/>
        </w:rPr>
        <w:t xml:space="preserve">podpis </w:t>
      </w:r>
      <w:r w:rsidRPr="00423395">
        <w:rPr>
          <w:rFonts w:ascii="Arial" w:hAnsi="Arial" w:cs="Arial"/>
          <w:sz w:val="22"/>
          <w:szCs w:val="22"/>
        </w:rPr>
        <w:t>statutárního zástupce nemocnice</w:t>
      </w:r>
      <w:r w:rsidR="002D0BF5" w:rsidRPr="00423395">
        <w:rPr>
          <w:rFonts w:ascii="Arial" w:hAnsi="Arial" w:cs="Arial"/>
          <w:sz w:val="22"/>
          <w:szCs w:val="22"/>
        </w:rPr>
        <w:t xml:space="preserve"> nebo pověřeného zaměstnance</w:t>
      </w:r>
      <w:r w:rsidRPr="00423395">
        <w:rPr>
          <w:rFonts w:ascii="Arial" w:hAnsi="Arial" w:cs="Arial"/>
          <w:sz w:val="22"/>
          <w:szCs w:val="22"/>
        </w:rPr>
        <w:t xml:space="preserve">, </w:t>
      </w:r>
      <w:r w:rsidR="00AC1CB5" w:rsidRPr="00423395">
        <w:rPr>
          <w:rFonts w:ascii="Arial" w:hAnsi="Arial" w:cs="Arial"/>
          <w:sz w:val="22"/>
          <w:szCs w:val="22"/>
        </w:rPr>
        <w:t>ověření dokumentů apod.</w:t>
      </w:r>
      <w:r w:rsidR="0085507A" w:rsidRPr="00423395">
        <w:rPr>
          <w:rFonts w:ascii="Arial" w:hAnsi="Arial" w:cs="Arial"/>
          <w:sz w:val="22"/>
          <w:szCs w:val="22"/>
        </w:rPr>
        <w:t>)</w:t>
      </w:r>
      <w:r w:rsidR="00472E8B" w:rsidRPr="00423395">
        <w:rPr>
          <w:rFonts w:ascii="Arial" w:hAnsi="Arial" w:cs="Arial"/>
          <w:sz w:val="22"/>
          <w:szCs w:val="22"/>
        </w:rPr>
        <w:t xml:space="preserve"> </w:t>
      </w:r>
      <w:r w:rsidR="00815BD2" w:rsidRPr="00423395">
        <w:rPr>
          <w:rFonts w:ascii="Arial" w:hAnsi="Arial" w:cs="Arial"/>
          <w:sz w:val="22"/>
          <w:szCs w:val="22"/>
        </w:rPr>
        <w:t>k</w:t>
      </w:r>
      <w:r w:rsidR="00FF3669" w:rsidRPr="00423395">
        <w:rPr>
          <w:rFonts w:ascii="Arial" w:hAnsi="Arial" w:cs="Arial"/>
          <w:sz w:val="22"/>
          <w:szCs w:val="22"/>
        </w:rPr>
        <w:t xml:space="preserve"> </w:t>
      </w:r>
      <w:r w:rsidR="002C5369" w:rsidRPr="00423395">
        <w:rPr>
          <w:rFonts w:ascii="Arial" w:hAnsi="Arial" w:cs="Arial"/>
          <w:sz w:val="22"/>
          <w:szCs w:val="22"/>
        </w:rPr>
        <w:t>j</w:t>
      </w:r>
      <w:r w:rsidR="0085507A" w:rsidRPr="00423395">
        <w:rPr>
          <w:rFonts w:ascii="Arial" w:hAnsi="Arial" w:cs="Arial"/>
          <w:sz w:val="22"/>
          <w:szCs w:val="22"/>
        </w:rPr>
        <w:t>ednotlivým</w:t>
      </w:r>
      <w:r w:rsidRPr="00423395">
        <w:rPr>
          <w:rFonts w:ascii="Arial" w:hAnsi="Arial" w:cs="Arial"/>
          <w:sz w:val="22"/>
          <w:szCs w:val="22"/>
        </w:rPr>
        <w:t xml:space="preserve"> grantům a výzkumným projektům, </w:t>
      </w:r>
      <w:r w:rsidR="0085507A" w:rsidRPr="00423395">
        <w:rPr>
          <w:rFonts w:ascii="Arial" w:hAnsi="Arial" w:cs="Arial"/>
          <w:sz w:val="22"/>
          <w:szCs w:val="22"/>
        </w:rPr>
        <w:t>přihláškám,</w:t>
      </w:r>
      <w:r w:rsidR="00D8447E" w:rsidRPr="00423395">
        <w:rPr>
          <w:rFonts w:ascii="Arial" w:hAnsi="Arial" w:cs="Arial"/>
          <w:sz w:val="22"/>
          <w:szCs w:val="22"/>
        </w:rPr>
        <w:t xml:space="preserve"> smlouvám,</w:t>
      </w:r>
      <w:r w:rsidR="0085507A" w:rsidRPr="00423395">
        <w:rPr>
          <w:rFonts w:ascii="Arial" w:hAnsi="Arial" w:cs="Arial"/>
          <w:sz w:val="22"/>
          <w:szCs w:val="22"/>
        </w:rPr>
        <w:t xml:space="preserve"> průběžným a závěrečným zprávám</w:t>
      </w:r>
      <w:r w:rsidRPr="00423395">
        <w:rPr>
          <w:rFonts w:ascii="Arial" w:hAnsi="Arial" w:cs="Arial"/>
          <w:sz w:val="22"/>
          <w:szCs w:val="22"/>
        </w:rPr>
        <w:t xml:space="preserve"> aj.</w:t>
      </w:r>
      <w:r w:rsidR="0085507A" w:rsidRPr="00423395">
        <w:rPr>
          <w:rFonts w:ascii="Arial" w:hAnsi="Arial" w:cs="Arial"/>
          <w:sz w:val="22"/>
          <w:szCs w:val="22"/>
        </w:rPr>
        <w:t xml:space="preserve"> </w:t>
      </w:r>
    </w:p>
    <w:p w:rsidR="00B73AEA" w:rsidRPr="00423395" w:rsidRDefault="00B73AEA" w:rsidP="00D81B11">
      <w:pPr>
        <w:numPr>
          <w:ilvl w:val="0"/>
          <w:numId w:val="10"/>
        </w:numPr>
        <w:jc w:val="both"/>
        <w:rPr>
          <w:rFonts w:ascii="Arial" w:hAnsi="Arial" w:cs="Arial"/>
          <w:sz w:val="22"/>
          <w:szCs w:val="22"/>
        </w:rPr>
      </w:pPr>
      <w:r w:rsidRPr="00423395">
        <w:rPr>
          <w:rFonts w:ascii="Arial" w:hAnsi="Arial" w:cs="Arial"/>
          <w:sz w:val="22"/>
          <w:szCs w:val="22"/>
        </w:rPr>
        <w:t>Zajiš</w:t>
      </w:r>
      <w:r w:rsidR="00B977B8" w:rsidRPr="00423395">
        <w:rPr>
          <w:rFonts w:ascii="Arial" w:hAnsi="Arial" w:cs="Arial"/>
          <w:sz w:val="22"/>
          <w:szCs w:val="22"/>
        </w:rPr>
        <w:t>ťuje</w:t>
      </w:r>
      <w:r w:rsidR="00EF1C17" w:rsidRPr="00423395">
        <w:rPr>
          <w:rFonts w:ascii="Arial" w:hAnsi="Arial" w:cs="Arial"/>
          <w:sz w:val="22"/>
          <w:szCs w:val="22"/>
        </w:rPr>
        <w:t xml:space="preserve"> </w:t>
      </w:r>
      <w:r w:rsidRPr="00423395">
        <w:rPr>
          <w:rFonts w:ascii="Arial" w:hAnsi="Arial" w:cs="Arial"/>
          <w:sz w:val="22"/>
          <w:szCs w:val="22"/>
        </w:rPr>
        <w:t>předání výsledků prostřednictvím poskytovatele účelové nebo institucionální podpory do systému IS VaVaI (RIV)</w:t>
      </w:r>
      <w:r w:rsidR="00FF3669" w:rsidRPr="00423395">
        <w:rPr>
          <w:rFonts w:ascii="Arial" w:hAnsi="Arial" w:cs="Arial"/>
          <w:sz w:val="22"/>
          <w:szCs w:val="22"/>
        </w:rPr>
        <w:t xml:space="preserve"> v sou</w:t>
      </w:r>
      <w:r w:rsidRPr="00423395">
        <w:rPr>
          <w:rFonts w:ascii="Arial" w:hAnsi="Arial" w:cs="Arial"/>
          <w:sz w:val="22"/>
          <w:szCs w:val="22"/>
        </w:rPr>
        <w:t>ladu s</w:t>
      </w:r>
      <w:r w:rsidR="00FF3669" w:rsidRPr="00423395">
        <w:rPr>
          <w:rFonts w:ascii="Arial" w:hAnsi="Arial" w:cs="Arial"/>
          <w:sz w:val="22"/>
          <w:szCs w:val="22"/>
        </w:rPr>
        <w:t xml:space="preserve"> </w:t>
      </w:r>
      <w:r w:rsidRPr="00423395">
        <w:rPr>
          <w:rFonts w:ascii="Arial" w:hAnsi="Arial" w:cs="Arial"/>
          <w:sz w:val="22"/>
          <w:szCs w:val="22"/>
        </w:rPr>
        <w:t>Metodickým pokynem MP/FN Brno/1784 Hlášení výsledků vědecko-výzkumné činnosti.</w:t>
      </w:r>
    </w:p>
    <w:p w:rsidR="00B0696D" w:rsidRPr="00423395" w:rsidRDefault="00B0696D" w:rsidP="00D81B11">
      <w:pPr>
        <w:numPr>
          <w:ilvl w:val="0"/>
          <w:numId w:val="10"/>
        </w:numPr>
        <w:jc w:val="both"/>
        <w:rPr>
          <w:rFonts w:ascii="Arial" w:hAnsi="Arial" w:cs="Arial"/>
          <w:sz w:val="22"/>
          <w:szCs w:val="22"/>
        </w:rPr>
      </w:pPr>
      <w:r w:rsidRPr="00423395">
        <w:rPr>
          <w:rFonts w:ascii="Arial" w:hAnsi="Arial" w:cs="Arial"/>
          <w:sz w:val="22"/>
          <w:szCs w:val="22"/>
        </w:rPr>
        <w:t>Při zpracování přihlášky vynálezu či uži</w:t>
      </w:r>
      <w:r w:rsidR="00FF3669" w:rsidRPr="00423395">
        <w:rPr>
          <w:rFonts w:ascii="Arial" w:hAnsi="Arial" w:cs="Arial"/>
          <w:sz w:val="22"/>
          <w:szCs w:val="22"/>
        </w:rPr>
        <w:t xml:space="preserve">tného vzoru spolupracuje s </w:t>
      </w:r>
      <w:r w:rsidRPr="00423395">
        <w:rPr>
          <w:rFonts w:ascii="Arial" w:hAnsi="Arial" w:cs="Arial"/>
          <w:sz w:val="22"/>
          <w:szCs w:val="22"/>
        </w:rPr>
        <w:t>CTT MU viz směrnice S/FN Brno/1603 – Nakládání s</w:t>
      </w:r>
      <w:r w:rsidR="00FF3669" w:rsidRPr="00423395">
        <w:rPr>
          <w:rFonts w:ascii="Arial" w:hAnsi="Arial" w:cs="Arial"/>
          <w:sz w:val="22"/>
          <w:szCs w:val="22"/>
        </w:rPr>
        <w:t xml:space="preserve"> </w:t>
      </w:r>
      <w:r w:rsidRPr="00423395">
        <w:rPr>
          <w:rFonts w:ascii="Arial" w:hAnsi="Arial" w:cs="Arial"/>
          <w:sz w:val="22"/>
          <w:szCs w:val="22"/>
        </w:rPr>
        <w:t>výsledky vědecko</w:t>
      </w:r>
      <w:r w:rsidR="0095190D" w:rsidRPr="00423395">
        <w:rPr>
          <w:rFonts w:ascii="Arial" w:hAnsi="Arial" w:cs="Arial"/>
          <w:sz w:val="22"/>
          <w:szCs w:val="22"/>
        </w:rPr>
        <w:t>-</w:t>
      </w:r>
      <w:r w:rsidRPr="00423395">
        <w:rPr>
          <w:rFonts w:ascii="Arial" w:hAnsi="Arial" w:cs="Arial"/>
          <w:sz w:val="22"/>
          <w:szCs w:val="22"/>
        </w:rPr>
        <w:t>výzkumné činnosti ve FN Brno.</w:t>
      </w:r>
    </w:p>
    <w:p w:rsidR="0085507A" w:rsidRPr="00423395" w:rsidRDefault="00EC2D7D" w:rsidP="00D81B11">
      <w:pPr>
        <w:numPr>
          <w:ilvl w:val="0"/>
          <w:numId w:val="10"/>
        </w:numPr>
        <w:jc w:val="both"/>
        <w:rPr>
          <w:rFonts w:ascii="Arial" w:hAnsi="Arial" w:cs="Arial"/>
          <w:sz w:val="22"/>
          <w:szCs w:val="22"/>
        </w:rPr>
      </w:pPr>
      <w:r w:rsidRPr="00423395">
        <w:rPr>
          <w:rFonts w:ascii="Arial" w:hAnsi="Arial" w:cs="Arial"/>
          <w:sz w:val="22"/>
          <w:szCs w:val="22"/>
        </w:rPr>
        <w:t xml:space="preserve">Informuje </w:t>
      </w:r>
      <w:r w:rsidR="00472E8B" w:rsidRPr="00423395">
        <w:rPr>
          <w:rFonts w:ascii="Arial" w:hAnsi="Arial" w:cs="Arial"/>
          <w:sz w:val="22"/>
          <w:szCs w:val="22"/>
        </w:rPr>
        <w:t xml:space="preserve">o </w:t>
      </w:r>
      <w:r w:rsidRPr="00423395">
        <w:rPr>
          <w:rFonts w:ascii="Arial" w:hAnsi="Arial" w:cs="Arial"/>
          <w:sz w:val="22"/>
          <w:szCs w:val="22"/>
        </w:rPr>
        <w:t>interní grant</w:t>
      </w:r>
      <w:r w:rsidR="0004402B" w:rsidRPr="00423395">
        <w:rPr>
          <w:rFonts w:ascii="Arial" w:hAnsi="Arial" w:cs="Arial"/>
          <w:sz w:val="22"/>
          <w:szCs w:val="22"/>
        </w:rPr>
        <w:t>ové činnosti</w:t>
      </w:r>
      <w:r w:rsidR="00472E8B" w:rsidRPr="00423395">
        <w:rPr>
          <w:rFonts w:ascii="Arial" w:hAnsi="Arial" w:cs="Arial"/>
          <w:sz w:val="22"/>
          <w:szCs w:val="22"/>
        </w:rPr>
        <w:t>.</w:t>
      </w:r>
      <w:r w:rsidRPr="00423395">
        <w:rPr>
          <w:rFonts w:ascii="Arial" w:hAnsi="Arial" w:cs="Arial"/>
          <w:sz w:val="22"/>
          <w:szCs w:val="22"/>
        </w:rPr>
        <w:t xml:space="preserve"> </w:t>
      </w:r>
    </w:p>
    <w:p w:rsidR="006638B0" w:rsidRPr="00423395" w:rsidRDefault="006638B0" w:rsidP="006638B0">
      <w:pPr>
        <w:ind w:left="720"/>
        <w:jc w:val="both"/>
        <w:rPr>
          <w:rFonts w:ascii="Arial" w:hAnsi="Arial" w:cs="Arial"/>
          <w:sz w:val="22"/>
          <w:szCs w:val="22"/>
        </w:rPr>
      </w:pPr>
    </w:p>
    <w:p w:rsidR="0085507A" w:rsidRPr="00423395" w:rsidRDefault="0085507A" w:rsidP="0085507A">
      <w:pPr>
        <w:jc w:val="both"/>
        <w:rPr>
          <w:rFonts w:ascii="Arial" w:hAnsi="Arial" w:cs="Arial"/>
          <w:sz w:val="22"/>
          <w:szCs w:val="22"/>
        </w:rPr>
      </w:pPr>
    </w:p>
    <w:p w:rsidR="0085507A" w:rsidRPr="00423395" w:rsidRDefault="0085507A" w:rsidP="00D81B11">
      <w:pPr>
        <w:pStyle w:val="Heading4"/>
        <w:numPr>
          <w:ilvl w:val="0"/>
          <w:numId w:val="12"/>
        </w:numPr>
        <w:spacing w:before="0"/>
        <w:rPr>
          <w:rFonts w:cs="Arial"/>
          <w:b w:val="0"/>
          <w:szCs w:val="22"/>
          <w:u w:val="single"/>
        </w:rPr>
      </w:pPr>
      <w:bookmarkStart w:id="13" w:name="_Toc199916978"/>
      <w:r w:rsidRPr="00423395">
        <w:rPr>
          <w:rFonts w:cs="Arial"/>
          <w:b w:val="0"/>
          <w:szCs w:val="22"/>
          <w:u w:val="single"/>
        </w:rPr>
        <w:t>Podpora V</w:t>
      </w:r>
      <w:r w:rsidR="00C35201" w:rsidRPr="00423395">
        <w:rPr>
          <w:rFonts w:cs="Arial"/>
          <w:b w:val="0"/>
          <w:szCs w:val="22"/>
          <w:u w:val="single"/>
        </w:rPr>
        <w:t>a</w:t>
      </w:r>
      <w:r w:rsidRPr="00423395">
        <w:rPr>
          <w:rFonts w:cs="Arial"/>
          <w:b w:val="0"/>
          <w:szCs w:val="22"/>
          <w:u w:val="single"/>
        </w:rPr>
        <w:t>V ve FN Brno - Interní grant</w:t>
      </w:r>
      <w:r w:rsidR="00EC2D7D" w:rsidRPr="00423395">
        <w:rPr>
          <w:rFonts w:cs="Arial"/>
          <w:b w:val="0"/>
          <w:szCs w:val="22"/>
          <w:u w:val="single"/>
        </w:rPr>
        <w:t>y</w:t>
      </w:r>
      <w:bookmarkEnd w:id="13"/>
      <w:r w:rsidR="00EC2D7D" w:rsidRPr="00423395">
        <w:rPr>
          <w:rFonts w:cs="Arial"/>
          <w:b w:val="0"/>
          <w:szCs w:val="22"/>
          <w:u w:val="single"/>
        </w:rPr>
        <w:t xml:space="preserve"> (IG)</w:t>
      </w:r>
    </w:p>
    <w:p w:rsidR="00694EBC" w:rsidRPr="00423395" w:rsidRDefault="00EC2D7D" w:rsidP="00DC2402">
      <w:pPr>
        <w:jc w:val="both"/>
        <w:rPr>
          <w:rStyle w:val="Strong"/>
          <w:rFonts w:ascii="Arial" w:hAnsi="Arial" w:cs="Arial"/>
          <w:b w:val="0"/>
          <w:sz w:val="22"/>
          <w:szCs w:val="22"/>
        </w:rPr>
      </w:pPr>
      <w:r w:rsidRPr="00423395">
        <w:rPr>
          <w:rStyle w:val="Strong"/>
          <w:rFonts w:ascii="Arial" w:hAnsi="Arial" w:cs="Arial"/>
          <w:b w:val="0"/>
          <w:sz w:val="22"/>
          <w:szCs w:val="22"/>
        </w:rPr>
        <w:t>Ve FN Brno jsou řešeny interní granty</w:t>
      </w:r>
      <w:r w:rsidR="00F66DEA" w:rsidRPr="00423395">
        <w:rPr>
          <w:rStyle w:val="Strong"/>
          <w:rFonts w:ascii="Arial" w:hAnsi="Arial" w:cs="Arial"/>
          <w:b w:val="0"/>
          <w:sz w:val="22"/>
          <w:szCs w:val="22"/>
        </w:rPr>
        <w:t xml:space="preserve"> v členění</w:t>
      </w:r>
      <w:r w:rsidR="00694EBC" w:rsidRPr="00423395">
        <w:rPr>
          <w:rStyle w:val="Strong"/>
          <w:rFonts w:ascii="Arial" w:hAnsi="Arial" w:cs="Arial"/>
          <w:b w:val="0"/>
          <w:sz w:val="22"/>
          <w:szCs w:val="22"/>
        </w:rPr>
        <w:t>:</w:t>
      </w:r>
    </w:p>
    <w:p w:rsidR="00EA3B4A" w:rsidRPr="00423395" w:rsidRDefault="002B55D8" w:rsidP="004240A2">
      <w:pPr>
        <w:jc w:val="both"/>
        <w:rPr>
          <w:rStyle w:val="Strong"/>
          <w:rFonts w:ascii="Arial" w:hAnsi="Arial" w:cs="Arial"/>
          <w:b w:val="0"/>
          <w:sz w:val="22"/>
          <w:szCs w:val="22"/>
        </w:rPr>
      </w:pPr>
      <w:r w:rsidRPr="00423395">
        <w:rPr>
          <w:rStyle w:val="Strong"/>
          <w:rFonts w:ascii="Arial" w:hAnsi="Arial" w:cs="Arial"/>
          <w:b w:val="0"/>
          <w:sz w:val="22"/>
          <w:szCs w:val="22"/>
        </w:rPr>
        <w:t xml:space="preserve">a) </w:t>
      </w:r>
      <w:r w:rsidR="00B91CB6" w:rsidRPr="00423395">
        <w:rPr>
          <w:rStyle w:val="Strong"/>
          <w:rFonts w:ascii="Arial" w:hAnsi="Arial" w:cs="Arial"/>
          <w:sz w:val="22"/>
          <w:szCs w:val="22"/>
        </w:rPr>
        <w:t>N</w:t>
      </w:r>
      <w:r w:rsidRPr="00423395">
        <w:rPr>
          <w:rStyle w:val="Strong"/>
          <w:rFonts w:ascii="Arial" w:hAnsi="Arial" w:cs="Arial"/>
          <w:sz w:val="22"/>
          <w:szCs w:val="22"/>
        </w:rPr>
        <w:t>elékařský interní grant (NIG)</w:t>
      </w:r>
      <w:r w:rsidRPr="00423395">
        <w:rPr>
          <w:rStyle w:val="Strong"/>
          <w:rFonts w:ascii="Arial" w:hAnsi="Arial" w:cs="Arial"/>
          <w:b w:val="0"/>
          <w:sz w:val="22"/>
          <w:szCs w:val="22"/>
        </w:rPr>
        <w:t xml:space="preserve"> </w:t>
      </w:r>
      <w:r w:rsidR="00EC2D7D" w:rsidRPr="00423395">
        <w:rPr>
          <w:rStyle w:val="Strong"/>
          <w:rFonts w:ascii="Arial" w:hAnsi="Arial" w:cs="Arial"/>
          <w:b w:val="0"/>
          <w:sz w:val="22"/>
          <w:szCs w:val="22"/>
        </w:rPr>
        <w:t xml:space="preserve">pro nelékařský personál (NLZP a THP) s maximální </w:t>
      </w:r>
    </w:p>
    <w:p w:rsidR="00694EBC" w:rsidRPr="00423395" w:rsidRDefault="00694EBC" w:rsidP="00723521">
      <w:pPr>
        <w:jc w:val="both"/>
        <w:rPr>
          <w:rStyle w:val="Strong"/>
          <w:rFonts w:ascii="Arial" w:hAnsi="Arial" w:cs="Arial"/>
          <w:b w:val="0"/>
          <w:sz w:val="22"/>
          <w:szCs w:val="22"/>
        </w:rPr>
      </w:pPr>
      <w:r w:rsidRPr="00423395">
        <w:rPr>
          <w:rStyle w:val="Strong"/>
          <w:rFonts w:ascii="Arial" w:hAnsi="Arial" w:cs="Arial"/>
          <w:b w:val="0"/>
          <w:sz w:val="22"/>
          <w:szCs w:val="22"/>
        </w:rPr>
        <w:t>dobou řešení tří let</w:t>
      </w:r>
    </w:p>
    <w:p w:rsidR="00EA3B4A" w:rsidRPr="00423395" w:rsidRDefault="00EC2D7D" w:rsidP="004240A2">
      <w:pPr>
        <w:jc w:val="both"/>
        <w:rPr>
          <w:rStyle w:val="Strong"/>
          <w:rFonts w:ascii="Arial" w:hAnsi="Arial" w:cs="Arial"/>
          <w:b w:val="0"/>
          <w:sz w:val="22"/>
          <w:szCs w:val="22"/>
        </w:rPr>
      </w:pPr>
      <w:r w:rsidRPr="00423395">
        <w:rPr>
          <w:rStyle w:val="Strong"/>
          <w:rFonts w:ascii="Arial" w:hAnsi="Arial" w:cs="Arial"/>
          <w:b w:val="0"/>
          <w:sz w:val="22"/>
          <w:szCs w:val="22"/>
        </w:rPr>
        <w:t xml:space="preserve">b) </w:t>
      </w:r>
      <w:r w:rsidR="00B91CB6" w:rsidRPr="00423395">
        <w:rPr>
          <w:rStyle w:val="Strong"/>
          <w:rFonts w:ascii="Arial" w:hAnsi="Arial" w:cs="Arial"/>
          <w:sz w:val="22"/>
          <w:szCs w:val="22"/>
        </w:rPr>
        <w:t>P</w:t>
      </w:r>
      <w:r w:rsidRPr="00423395">
        <w:rPr>
          <w:rStyle w:val="Strong"/>
          <w:rFonts w:ascii="Arial" w:hAnsi="Arial" w:cs="Arial"/>
          <w:sz w:val="22"/>
          <w:szCs w:val="22"/>
        </w:rPr>
        <w:t>řístrojový interní</w:t>
      </w:r>
      <w:r w:rsidR="00694EBC" w:rsidRPr="00423395">
        <w:rPr>
          <w:rStyle w:val="Strong"/>
          <w:rFonts w:ascii="Arial" w:hAnsi="Arial" w:cs="Arial"/>
          <w:sz w:val="22"/>
          <w:szCs w:val="22"/>
        </w:rPr>
        <w:t xml:space="preserve"> </w:t>
      </w:r>
      <w:r w:rsidR="00D445E7" w:rsidRPr="00423395">
        <w:rPr>
          <w:rStyle w:val="Strong"/>
          <w:rFonts w:ascii="Arial" w:hAnsi="Arial" w:cs="Arial"/>
          <w:sz w:val="22"/>
          <w:szCs w:val="22"/>
        </w:rPr>
        <w:t>g</w:t>
      </w:r>
      <w:r w:rsidRPr="00423395">
        <w:rPr>
          <w:rStyle w:val="Strong"/>
          <w:rFonts w:ascii="Arial" w:hAnsi="Arial" w:cs="Arial"/>
          <w:sz w:val="22"/>
          <w:szCs w:val="22"/>
        </w:rPr>
        <w:t>rant</w:t>
      </w:r>
      <w:r w:rsidR="00D445E7" w:rsidRPr="00423395">
        <w:rPr>
          <w:rStyle w:val="Strong"/>
          <w:rFonts w:ascii="Arial" w:hAnsi="Arial" w:cs="Arial"/>
          <w:sz w:val="22"/>
          <w:szCs w:val="22"/>
        </w:rPr>
        <w:t xml:space="preserve"> (PIG)</w:t>
      </w:r>
      <w:r w:rsidRPr="00423395">
        <w:rPr>
          <w:rStyle w:val="Strong"/>
          <w:rFonts w:ascii="Arial" w:hAnsi="Arial" w:cs="Arial"/>
          <w:b w:val="0"/>
          <w:sz w:val="22"/>
          <w:szCs w:val="22"/>
        </w:rPr>
        <w:t xml:space="preserve"> </w:t>
      </w:r>
      <w:r w:rsidR="00F66DEA" w:rsidRPr="00423395">
        <w:rPr>
          <w:rStyle w:val="Strong"/>
          <w:rFonts w:ascii="Arial" w:hAnsi="Arial" w:cs="Arial"/>
          <w:b w:val="0"/>
          <w:sz w:val="22"/>
          <w:szCs w:val="22"/>
        </w:rPr>
        <w:t>p</w:t>
      </w:r>
      <w:r w:rsidRPr="00423395">
        <w:rPr>
          <w:rStyle w:val="Strong"/>
          <w:rFonts w:ascii="Arial" w:hAnsi="Arial" w:cs="Arial"/>
          <w:b w:val="0"/>
          <w:sz w:val="22"/>
          <w:szCs w:val="22"/>
        </w:rPr>
        <w:t>ro jednorázové zakoupení přístrojů pro výzkumné aktivity</w:t>
      </w:r>
      <w:r w:rsidR="00723521" w:rsidRPr="00423395">
        <w:rPr>
          <w:rStyle w:val="Strong"/>
          <w:rFonts w:ascii="Arial" w:hAnsi="Arial" w:cs="Arial"/>
          <w:b w:val="0"/>
          <w:sz w:val="22"/>
          <w:szCs w:val="22"/>
        </w:rPr>
        <w:t>.</w:t>
      </w:r>
      <w:r w:rsidRPr="00423395">
        <w:rPr>
          <w:rStyle w:val="Strong"/>
          <w:rFonts w:ascii="Arial" w:hAnsi="Arial" w:cs="Arial"/>
          <w:b w:val="0"/>
          <w:sz w:val="22"/>
          <w:szCs w:val="22"/>
        </w:rPr>
        <w:t xml:space="preserve"> </w:t>
      </w:r>
    </w:p>
    <w:p w:rsidR="00694EBC" w:rsidRPr="00423395" w:rsidRDefault="00B91CB6" w:rsidP="00DA3EE3">
      <w:pPr>
        <w:jc w:val="both"/>
        <w:rPr>
          <w:rStyle w:val="Strong"/>
          <w:rFonts w:ascii="Arial" w:hAnsi="Arial" w:cs="Arial"/>
          <w:b w:val="0"/>
          <w:sz w:val="22"/>
          <w:szCs w:val="22"/>
        </w:rPr>
      </w:pPr>
      <w:r w:rsidRPr="00423395">
        <w:rPr>
          <w:rStyle w:val="Strong"/>
          <w:rFonts w:ascii="Arial" w:hAnsi="Arial" w:cs="Arial"/>
          <w:b w:val="0"/>
          <w:sz w:val="22"/>
          <w:szCs w:val="22"/>
        </w:rPr>
        <w:t xml:space="preserve">c) </w:t>
      </w:r>
      <w:r w:rsidRPr="00423395">
        <w:rPr>
          <w:rStyle w:val="Strong"/>
          <w:rFonts w:ascii="Arial" w:hAnsi="Arial" w:cs="Arial"/>
          <w:sz w:val="22"/>
          <w:szCs w:val="22"/>
        </w:rPr>
        <w:t>Start-up granty (SUp)</w:t>
      </w:r>
      <w:r w:rsidR="004E51E8" w:rsidRPr="00423395">
        <w:rPr>
          <w:rStyle w:val="Strong"/>
          <w:rFonts w:ascii="Arial" w:hAnsi="Arial" w:cs="Arial"/>
          <w:b w:val="0"/>
          <w:sz w:val="22"/>
          <w:szCs w:val="22"/>
        </w:rPr>
        <w:t xml:space="preserve"> </w:t>
      </w:r>
      <w:r w:rsidRPr="00423395">
        <w:rPr>
          <w:rStyle w:val="Strong"/>
          <w:rFonts w:ascii="Arial" w:hAnsi="Arial" w:cs="Arial"/>
          <w:b w:val="0"/>
          <w:sz w:val="22"/>
          <w:szCs w:val="22"/>
        </w:rPr>
        <w:t xml:space="preserve">k podpoře pilotních projektů nových výzkumných programů </w:t>
      </w:r>
      <w:r w:rsidR="00284DB9" w:rsidRPr="00423395">
        <w:rPr>
          <w:rStyle w:val="Strong"/>
          <w:rFonts w:ascii="Arial" w:hAnsi="Arial" w:cs="Arial"/>
          <w:b w:val="0"/>
          <w:sz w:val="22"/>
          <w:szCs w:val="22"/>
        </w:rPr>
        <w:t>útvarů</w:t>
      </w:r>
      <w:r w:rsidRPr="00423395">
        <w:rPr>
          <w:rStyle w:val="Strong"/>
          <w:rFonts w:ascii="Arial" w:hAnsi="Arial" w:cs="Arial"/>
          <w:b w:val="0"/>
          <w:sz w:val="22"/>
          <w:szCs w:val="22"/>
        </w:rPr>
        <w:t xml:space="preserve"> FN</w:t>
      </w:r>
      <w:r w:rsidR="00DA3EE3" w:rsidRPr="00423395">
        <w:rPr>
          <w:rStyle w:val="Strong"/>
          <w:rFonts w:ascii="Arial" w:hAnsi="Arial" w:cs="Arial"/>
          <w:b w:val="0"/>
          <w:sz w:val="22"/>
          <w:szCs w:val="22"/>
        </w:rPr>
        <w:t xml:space="preserve"> </w:t>
      </w:r>
      <w:r w:rsidRPr="00423395">
        <w:rPr>
          <w:rStyle w:val="Strong"/>
          <w:rFonts w:ascii="Arial" w:hAnsi="Arial" w:cs="Arial"/>
          <w:b w:val="0"/>
          <w:sz w:val="22"/>
          <w:szCs w:val="22"/>
        </w:rPr>
        <w:t>Brno</w:t>
      </w:r>
      <w:r w:rsidR="00E24FD0" w:rsidRPr="00423395">
        <w:rPr>
          <w:rStyle w:val="Strong"/>
          <w:rFonts w:ascii="Arial" w:hAnsi="Arial" w:cs="Arial"/>
          <w:b w:val="0"/>
          <w:sz w:val="22"/>
          <w:szCs w:val="22"/>
        </w:rPr>
        <w:t xml:space="preserve"> v daném kalendářním roce</w:t>
      </w:r>
      <w:r w:rsidR="00756CB0" w:rsidRPr="00423395">
        <w:rPr>
          <w:rStyle w:val="Strong"/>
          <w:rFonts w:ascii="Arial" w:hAnsi="Arial" w:cs="Arial"/>
          <w:b w:val="0"/>
          <w:sz w:val="22"/>
          <w:szCs w:val="22"/>
        </w:rPr>
        <w:t>.</w:t>
      </w:r>
    </w:p>
    <w:p w:rsidR="00EC2D7D" w:rsidRPr="00423395" w:rsidRDefault="00EC2D7D" w:rsidP="00DA3EE3">
      <w:pPr>
        <w:jc w:val="both"/>
        <w:rPr>
          <w:rStyle w:val="Strong"/>
          <w:b w:val="0"/>
        </w:rPr>
      </w:pPr>
      <w:r w:rsidRPr="00423395">
        <w:rPr>
          <w:rStyle w:val="Strong"/>
          <w:rFonts w:ascii="Arial" w:hAnsi="Arial" w:cs="Arial"/>
          <w:b w:val="0"/>
          <w:sz w:val="22"/>
          <w:szCs w:val="22"/>
        </w:rPr>
        <w:t xml:space="preserve">Pokud není stanoveno jinak, jsou tyto projekty hrazeny z finančních prostředků </w:t>
      </w:r>
      <w:r w:rsidR="00604841" w:rsidRPr="00423395">
        <w:rPr>
          <w:rFonts w:ascii="Arial" w:hAnsi="Arial" w:cs="Arial"/>
          <w:bCs/>
          <w:sz w:val="22"/>
          <w:szCs w:val="22"/>
        </w:rPr>
        <w:t xml:space="preserve">Institucionální </w:t>
      </w:r>
      <w:r w:rsidRPr="00423395">
        <w:rPr>
          <w:rFonts w:ascii="Arial" w:hAnsi="Arial" w:cs="Arial"/>
          <w:bCs/>
          <w:sz w:val="22"/>
          <w:szCs w:val="22"/>
        </w:rPr>
        <w:t>podpory</w:t>
      </w:r>
      <w:r w:rsidR="009F4E6F" w:rsidRPr="00423395">
        <w:rPr>
          <w:rFonts w:ascii="Arial" w:hAnsi="Arial" w:cs="Arial"/>
          <w:bCs/>
          <w:sz w:val="22"/>
          <w:szCs w:val="22"/>
        </w:rPr>
        <w:t xml:space="preserve"> MZ</w:t>
      </w:r>
      <w:r w:rsidR="00F15F70" w:rsidRPr="00423395">
        <w:rPr>
          <w:rFonts w:ascii="Arial" w:hAnsi="Arial" w:cs="Arial"/>
          <w:bCs/>
          <w:sz w:val="22"/>
          <w:szCs w:val="22"/>
        </w:rPr>
        <w:t xml:space="preserve"> ČR</w:t>
      </w:r>
      <w:r w:rsidRPr="00423395">
        <w:rPr>
          <w:rFonts w:ascii="Arial" w:hAnsi="Arial" w:cs="Arial"/>
          <w:bCs/>
          <w:sz w:val="22"/>
          <w:szCs w:val="22"/>
        </w:rPr>
        <w:t xml:space="preserve"> na rozvoj výzkumné organizace („RVO“)</w:t>
      </w:r>
      <w:r w:rsidR="002143C5" w:rsidRPr="00423395">
        <w:rPr>
          <w:rFonts w:ascii="Arial" w:hAnsi="Arial" w:cs="Arial"/>
          <w:bCs/>
          <w:sz w:val="22"/>
          <w:szCs w:val="22"/>
        </w:rPr>
        <w:t xml:space="preserve"> daného roku.</w:t>
      </w:r>
      <w:r w:rsidRPr="00423395">
        <w:rPr>
          <w:rFonts w:ascii="Arial" w:hAnsi="Arial" w:cs="Arial"/>
          <w:bCs/>
          <w:sz w:val="22"/>
          <w:szCs w:val="22"/>
        </w:rPr>
        <w:t xml:space="preserve"> </w:t>
      </w:r>
    </w:p>
    <w:p w:rsidR="0085507A" w:rsidRPr="00423395" w:rsidRDefault="0085507A" w:rsidP="0085507A">
      <w:pPr>
        <w:pStyle w:val="Heading4"/>
        <w:numPr>
          <w:ilvl w:val="0"/>
          <w:numId w:val="0"/>
        </w:numPr>
        <w:spacing w:before="0"/>
        <w:rPr>
          <w:b w:val="0"/>
          <w:u w:val="single"/>
        </w:rPr>
      </w:pPr>
    </w:p>
    <w:p w:rsidR="0085507A" w:rsidRPr="00423395" w:rsidRDefault="0085507A" w:rsidP="00D81B11">
      <w:pPr>
        <w:pStyle w:val="Heading4"/>
        <w:numPr>
          <w:ilvl w:val="0"/>
          <w:numId w:val="11"/>
        </w:numPr>
        <w:spacing w:before="0"/>
        <w:rPr>
          <w:b w:val="0"/>
          <w:u w:val="single"/>
        </w:rPr>
      </w:pPr>
      <w:bookmarkStart w:id="14" w:name="_Toc199916979"/>
      <w:r w:rsidRPr="00423395">
        <w:rPr>
          <w:b w:val="0"/>
          <w:u w:val="single"/>
        </w:rPr>
        <w:t xml:space="preserve">Podpora </w:t>
      </w:r>
      <w:r w:rsidR="005B1C31" w:rsidRPr="00423395">
        <w:rPr>
          <w:b w:val="0"/>
          <w:u w:val="single"/>
        </w:rPr>
        <w:t>národních a mezinárodních projektů</w:t>
      </w:r>
      <w:bookmarkEnd w:id="14"/>
    </w:p>
    <w:p w:rsidR="006638B0" w:rsidRPr="00423395" w:rsidRDefault="0085507A" w:rsidP="00AC1CB5">
      <w:pPr>
        <w:jc w:val="both"/>
        <w:rPr>
          <w:rFonts w:ascii="Arial" w:hAnsi="Arial" w:cs="Arial"/>
          <w:sz w:val="22"/>
          <w:szCs w:val="22"/>
        </w:rPr>
      </w:pPr>
      <w:r w:rsidRPr="00423395">
        <w:rPr>
          <w:rFonts w:ascii="Arial" w:hAnsi="Arial" w:cs="Arial"/>
          <w:sz w:val="22"/>
          <w:szCs w:val="22"/>
        </w:rPr>
        <w:t xml:space="preserve">Zajišťování administrativní </w:t>
      </w:r>
      <w:r w:rsidR="00193C37" w:rsidRPr="00423395">
        <w:rPr>
          <w:rFonts w:ascii="Arial" w:hAnsi="Arial" w:cs="Arial"/>
          <w:sz w:val="22"/>
          <w:szCs w:val="22"/>
        </w:rPr>
        <w:t>p</w:t>
      </w:r>
      <w:r w:rsidRPr="00423395">
        <w:rPr>
          <w:rFonts w:ascii="Arial" w:hAnsi="Arial" w:cs="Arial"/>
          <w:sz w:val="22"/>
          <w:szCs w:val="22"/>
        </w:rPr>
        <w:t>odpor</w:t>
      </w:r>
      <w:r w:rsidR="00193C37" w:rsidRPr="00423395">
        <w:rPr>
          <w:rFonts w:ascii="Arial" w:hAnsi="Arial" w:cs="Arial"/>
          <w:sz w:val="22"/>
          <w:szCs w:val="22"/>
        </w:rPr>
        <w:t>y</w:t>
      </w:r>
      <w:r w:rsidR="00C827B4" w:rsidRPr="00423395">
        <w:rPr>
          <w:rFonts w:ascii="Arial" w:hAnsi="Arial" w:cs="Arial"/>
          <w:sz w:val="22"/>
          <w:szCs w:val="22"/>
        </w:rPr>
        <w:t xml:space="preserve"> u</w:t>
      </w:r>
      <w:r w:rsidR="00193C37" w:rsidRPr="00423395">
        <w:rPr>
          <w:rFonts w:ascii="Arial" w:hAnsi="Arial" w:cs="Arial"/>
          <w:sz w:val="22"/>
          <w:szCs w:val="22"/>
        </w:rPr>
        <w:t xml:space="preserve"> kooperačních projektů</w:t>
      </w:r>
      <w:bookmarkStart w:id="15" w:name="_Toc199916980"/>
      <w:r w:rsidR="005B1C31" w:rsidRPr="00423395">
        <w:rPr>
          <w:rFonts w:ascii="Arial" w:hAnsi="Arial" w:cs="Arial"/>
          <w:sz w:val="22"/>
          <w:szCs w:val="22"/>
        </w:rPr>
        <w:t>.</w:t>
      </w:r>
    </w:p>
    <w:p w:rsidR="005B1C31" w:rsidRPr="00423395" w:rsidRDefault="005B1C31" w:rsidP="00AC1CB5">
      <w:pPr>
        <w:jc w:val="both"/>
        <w:rPr>
          <w:rFonts w:ascii="Arial" w:hAnsi="Arial" w:cs="Arial"/>
          <w:sz w:val="22"/>
          <w:szCs w:val="22"/>
        </w:rPr>
      </w:pPr>
    </w:p>
    <w:p w:rsidR="006638B0" w:rsidRPr="00423395" w:rsidRDefault="006638B0" w:rsidP="00D81B11">
      <w:pPr>
        <w:pStyle w:val="Heading4"/>
        <w:numPr>
          <w:ilvl w:val="0"/>
          <w:numId w:val="12"/>
        </w:numPr>
        <w:spacing w:before="0"/>
        <w:rPr>
          <w:rFonts w:cs="Arial"/>
          <w:b w:val="0"/>
          <w:szCs w:val="22"/>
          <w:u w:val="single"/>
        </w:rPr>
      </w:pPr>
      <w:bookmarkStart w:id="16" w:name="_Toc199916974"/>
      <w:r w:rsidRPr="00423395">
        <w:rPr>
          <w:rFonts w:cs="Arial"/>
          <w:b w:val="0"/>
          <w:szCs w:val="22"/>
          <w:u w:val="single"/>
        </w:rPr>
        <w:t>Zajištění služeb LKVM</w:t>
      </w:r>
      <w:bookmarkEnd w:id="16"/>
    </w:p>
    <w:p w:rsidR="006638B0" w:rsidRPr="00423395" w:rsidRDefault="006638B0" w:rsidP="006638B0">
      <w:pPr>
        <w:autoSpaceDE w:val="0"/>
        <w:autoSpaceDN w:val="0"/>
        <w:adjustRightInd w:val="0"/>
        <w:ind w:left="-23"/>
        <w:jc w:val="both"/>
        <w:rPr>
          <w:rFonts w:ascii="Arial" w:hAnsi="Arial" w:cs="Arial"/>
          <w:sz w:val="22"/>
          <w:szCs w:val="22"/>
        </w:rPr>
      </w:pPr>
      <w:r w:rsidRPr="00423395">
        <w:rPr>
          <w:rFonts w:ascii="Arial" w:hAnsi="Arial" w:cs="Arial"/>
          <w:sz w:val="22"/>
          <w:szCs w:val="22"/>
        </w:rPr>
        <w:t>Lékařská knihovna a výuka mediků (Lékařská knihovna FN Brno) se specializuje na knihovnické a informační služby pro oblast lékařství a zdravotnictví ve smyslu zákona č. 257/2001 Sb., o knihovnách a podmínkách</w:t>
      </w:r>
      <w:r w:rsidR="0078666C">
        <w:rPr>
          <w:rFonts w:ascii="Arial" w:hAnsi="Arial" w:cs="Arial"/>
          <w:sz w:val="22"/>
          <w:szCs w:val="22"/>
        </w:rPr>
        <w:t xml:space="preserve"> </w:t>
      </w:r>
      <w:r w:rsidR="0078666C" w:rsidRPr="0078666C">
        <w:rPr>
          <w:rFonts w:ascii="Arial" w:hAnsi="Arial" w:cs="Arial"/>
          <w:color w:val="FF0000"/>
          <w:sz w:val="22"/>
          <w:szCs w:val="22"/>
        </w:rPr>
        <w:t>provozování</w:t>
      </w:r>
      <w:r w:rsidRPr="00423395">
        <w:rPr>
          <w:rFonts w:ascii="Arial" w:hAnsi="Arial" w:cs="Arial"/>
          <w:sz w:val="22"/>
          <w:szCs w:val="22"/>
        </w:rPr>
        <w:t xml:space="preserve"> veřejných knihovnických a informačních služeb (knihovní zákon), v platném znění. Ve smyslu příslušných ustanovení knihovního zákona je knihovna zapsána do evidence knihoven na Ministerstvu kultury ČR. Pravidla pro práci knihovny stanovuje Knihovní řád FN Brno, podle kterého poskytuje veřejné knihovnické a informační služby</w:t>
      </w:r>
      <w:r w:rsidR="00335A1D" w:rsidRPr="00423395">
        <w:rPr>
          <w:rFonts w:ascii="Arial" w:hAnsi="Arial" w:cs="Arial"/>
          <w:sz w:val="22"/>
          <w:szCs w:val="22"/>
        </w:rPr>
        <w:t xml:space="preserve"> na základě</w:t>
      </w:r>
      <w:r w:rsidRPr="00423395">
        <w:rPr>
          <w:rFonts w:ascii="Arial" w:hAnsi="Arial" w:cs="Arial"/>
          <w:sz w:val="22"/>
          <w:szCs w:val="22"/>
        </w:rPr>
        <w:t xml:space="preserve"> požadavků a potřeb svých uživatelů</w:t>
      </w:r>
      <w:r w:rsidR="00335A1D" w:rsidRPr="00423395">
        <w:rPr>
          <w:rFonts w:ascii="Arial" w:hAnsi="Arial" w:cs="Arial"/>
          <w:sz w:val="22"/>
          <w:szCs w:val="22"/>
        </w:rPr>
        <w:t>. Jedná se o</w:t>
      </w:r>
      <w:r w:rsidRPr="00423395">
        <w:rPr>
          <w:rFonts w:ascii="Arial" w:hAnsi="Arial" w:cs="Arial"/>
          <w:sz w:val="22"/>
          <w:szCs w:val="22"/>
        </w:rPr>
        <w:t xml:space="preserve"> výpůjční služby absenční i p</w:t>
      </w:r>
      <w:r w:rsidR="00747868" w:rsidRPr="00423395">
        <w:rPr>
          <w:rFonts w:ascii="Arial" w:hAnsi="Arial" w:cs="Arial"/>
          <w:sz w:val="22"/>
          <w:szCs w:val="22"/>
        </w:rPr>
        <w:t xml:space="preserve">rezenční, meziknihovní výpůjční a služby </w:t>
      </w:r>
      <w:r w:rsidRPr="00423395">
        <w:rPr>
          <w:rFonts w:ascii="Arial" w:hAnsi="Arial" w:cs="Arial"/>
          <w:sz w:val="22"/>
          <w:szCs w:val="22"/>
        </w:rPr>
        <w:t xml:space="preserve">informační a kopírovací. </w:t>
      </w:r>
    </w:p>
    <w:p w:rsidR="00B40753" w:rsidRPr="00423395" w:rsidRDefault="00B40753" w:rsidP="00AC1CB5">
      <w:pPr>
        <w:jc w:val="both"/>
        <w:rPr>
          <w:rFonts w:ascii="Arial" w:hAnsi="Arial" w:cs="Arial"/>
          <w:sz w:val="22"/>
          <w:szCs w:val="22"/>
        </w:rPr>
      </w:pPr>
    </w:p>
    <w:p w:rsidR="0085507A" w:rsidRPr="00423395" w:rsidRDefault="0085507A" w:rsidP="00953B38">
      <w:pPr>
        <w:pStyle w:val="Heading4"/>
        <w:numPr>
          <w:ilvl w:val="0"/>
          <w:numId w:val="11"/>
        </w:numPr>
        <w:spacing w:before="0"/>
        <w:jc w:val="both"/>
        <w:rPr>
          <w:b w:val="0"/>
          <w:u w:val="single"/>
        </w:rPr>
      </w:pPr>
      <w:r w:rsidRPr="00423395">
        <w:rPr>
          <w:b w:val="0"/>
          <w:u w:val="single"/>
        </w:rPr>
        <w:t>Administrativní podpora klinických hodnocení ve FN Brno</w:t>
      </w:r>
      <w:bookmarkEnd w:id="15"/>
    </w:p>
    <w:p w:rsidR="00B738C5" w:rsidRPr="00423395" w:rsidRDefault="003A2271" w:rsidP="00953B38">
      <w:pPr>
        <w:jc w:val="both"/>
        <w:rPr>
          <w:rFonts w:ascii="Arial" w:hAnsi="Arial" w:cs="Arial"/>
          <w:sz w:val="22"/>
          <w:szCs w:val="22"/>
        </w:rPr>
      </w:pPr>
      <w:r w:rsidRPr="00423395">
        <w:rPr>
          <w:rFonts w:ascii="Arial" w:hAnsi="Arial" w:cs="Arial"/>
          <w:sz w:val="22"/>
          <w:szCs w:val="22"/>
        </w:rPr>
        <w:t xml:space="preserve">- </w:t>
      </w:r>
      <w:r w:rsidR="0085507A" w:rsidRPr="00423395">
        <w:rPr>
          <w:rFonts w:ascii="Arial" w:hAnsi="Arial" w:cs="Arial"/>
          <w:sz w:val="22"/>
          <w:szCs w:val="22"/>
        </w:rPr>
        <w:t>Zabývá se managementem, realizací a konzultační činností pro klinická hodnocení a</w:t>
      </w:r>
      <w:r w:rsidR="00B738C5" w:rsidRPr="00423395">
        <w:rPr>
          <w:rFonts w:ascii="Arial" w:hAnsi="Arial" w:cs="Arial"/>
          <w:sz w:val="22"/>
          <w:szCs w:val="22"/>
        </w:rPr>
        <w:t xml:space="preserve"> </w:t>
      </w:r>
      <w:r w:rsidRPr="00423395">
        <w:rPr>
          <w:rFonts w:ascii="Arial" w:hAnsi="Arial" w:cs="Arial"/>
          <w:sz w:val="22"/>
          <w:szCs w:val="22"/>
        </w:rPr>
        <w:t>n</w:t>
      </w:r>
      <w:r w:rsidR="0085507A" w:rsidRPr="00423395">
        <w:rPr>
          <w:rFonts w:ascii="Arial" w:hAnsi="Arial" w:cs="Arial"/>
          <w:sz w:val="22"/>
          <w:szCs w:val="22"/>
        </w:rPr>
        <w:t>a</w:t>
      </w:r>
      <w:r w:rsidRPr="00423395">
        <w:rPr>
          <w:rFonts w:ascii="Arial" w:hAnsi="Arial" w:cs="Arial"/>
          <w:sz w:val="22"/>
          <w:szCs w:val="22"/>
        </w:rPr>
        <w:t xml:space="preserve"> </w:t>
      </w:r>
      <w:r w:rsidR="0085507A" w:rsidRPr="00423395">
        <w:rPr>
          <w:rFonts w:ascii="Arial" w:hAnsi="Arial" w:cs="Arial"/>
          <w:sz w:val="22"/>
          <w:szCs w:val="22"/>
        </w:rPr>
        <w:t>vyžádání</w:t>
      </w:r>
    </w:p>
    <w:p w:rsidR="0085507A" w:rsidRPr="00423395" w:rsidRDefault="00F15F70" w:rsidP="00953B38">
      <w:pPr>
        <w:jc w:val="both"/>
        <w:rPr>
          <w:rFonts w:ascii="Arial" w:hAnsi="Arial" w:cs="Arial"/>
          <w:sz w:val="22"/>
          <w:szCs w:val="22"/>
        </w:rPr>
      </w:pPr>
      <w:r w:rsidRPr="00423395">
        <w:rPr>
          <w:rFonts w:ascii="Arial" w:hAnsi="Arial" w:cs="Arial"/>
          <w:sz w:val="22"/>
          <w:szCs w:val="22"/>
        </w:rPr>
        <w:t xml:space="preserve"> </w:t>
      </w:r>
      <w:r w:rsidR="00122C7C" w:rsidRPr="00423395">
        <w:rPr>
          <w:rFonts w:ascii="Arial" w:hAnsi="Arial" w:cs="Arial"/>
          <w:sz w:val="22"/>
          <w:szCs w:val="22"/>
        </w:rPr>
        <w:t xml:space="preserve"> </w:t>
      </w:r>
      <w:r w:rsidR="0085507A" w:rsidRPr="00423395">
        <w:rPr>
          <w:rFonts w:ascii="Arial" w:hAnsi="Arial" w:cs="Arial"/>
          <w:sz w:val="22"/>
          <w:szCs w:val="22"/>
        </w:rPr>
        <w:t xml:space="preserve">poskytuje služby pro </w:t>
      </w:r>
      <w:r w:rsidR="004C6BC8" w:rsidRPr="00423395">
        <w:rPr>
          <w:rFonts w:ascii="Arial" w:hAnsi="Arial" w:cs="Arial"/>
          <w:sz w:val="22"/>
          <w:szCs w:val="22"/>
        </w:rPr>
        <w:t xml:space="preserve">útvary </w:t>
      </w:r>
      <w:r w:rsidR="0085507A" w:rsidRPr="00423395">
        <w:rPr>
          <w:rFonts w:ascii="Arial" w:hAnsi="Arial" w:cs="Arial"/>
          <w:sz w:val="22"/>
          <w:szCs w:val="22"/>
        </w:rPr>
        <w:t>FN Brno.</w:t>
      </w:r>
    </w:p>
    <w:p w:rsidR="00A22A9A" w:rsidRPr="00423395" w:rsidRDefault="00A22A9A" w:rsidP="00953B38">
      <w:pPr>
        <w:jc w:val="both"/>
        <w:rPr>
          <w:rFonts w:ascii="Arial" w:hAnsi="Arial" w:cs="Arial"/>
          <w:sz w:val="22"/>
          <w:szCs w:val="22"/>
        </w:rPr>
      </w:pPr>
      <w:r w:rsidRPr="00423395">
        <w:rPr>
          <w:rFonts w:ascii="Arial" w:hAnsi="Arial" w:cs="Arial"/>
          <w:sz w:val="22"/>
          <w:szCs w:val="22"/>
        </w:rPr>
        <w:t>- Aktivní participace na provádění KH na jednotlivých klinikách/odděleních.</w:t>
      </w:r>
    </w:p>
    <w:p w:rsidR="00752C3E" w:rsidRPr="00423395" w:rsidRDefault="003A2271" w:rsidP="00953B38">
      <w:pPr>
        <w:jc w:val="both"/>
        <w:rPr>
          <w:rFonts w:ascii="Arial" w:hAnsi="Arial" w:cs="Arial"/>
          <w:sz w:val="22"/>
          <w:szCs w:val="22"/>
        </w:rPr>
      </w:pPr>
      <w:r w:rsidRPr="00423395">
        <w:rPr>
          <w:rFonts w:ascii="Arial" w:hAnsi="Arial" w:cs="Arial"/>
          <w:sz w:val="22"/>
          <w:szCs w:val="22"/>
        </w:rPr>
        <w:t xml:space="preserve">- </w:t>
      </w:r>
      <w:r w:rsidR="00636F8E" w:rsidRPr="00423395">
        <w:rPr>
          <w:rFonts w:ascii="Arial" w:hAnsi="Arial" w:cs="Arial"/>
          <w:sz w:val="22"/>
          <w:szCs w:val="22"/>
        </w:rPr>
        <w:t>Podílí se na přípravě finanční části smluv se zadavateli KH</w:t>
      </w:r>
      <w:r w:rsidR="00161C3A" w:rsidRPr="00423395">
        <w:rPr>
          <w:rFonts w:ascii="Arial" w:hAnsi="Arial" w:cs="Arial"/>
          <w:sz w:val="22"/>
          <w:szCs w:val="22"/>
        </w:rPr>
        <w:t>. Provádí k</w:t>
      </w:r>
      <w:r w:rsidR="00636F8E" w:rsidRPr="00423395">
        <w:rPr>
          <w:rFonts w:ascii="Arial" w:hAnsi="Arial" w:cs="Arial"/>
          <w:sz w:val="22"/>
          <w:szCs w:val="22"/>
        </w:rPr>
        <w:t>ontrolu plateb</w:t>
      </w:r>
      <w:r w:rsidR="00161C3A" w:rsidRPr="00423395">
        <w:rPr>
          <w:rFonts w:ascii="Arial" w:hAnsi="Arial" w:cs="Arial"/>
          <w:sz w:val="22"/>
          <w:szCs w:val="22"/>
        </w:rPr>
        <w:t>,</w:t>
      </w:r>
      <w:r w:rsidRPr="00423395">
        <w:rPr>
          <w:rFonts w:ascii="Arial" w:hAnsi="Arial" w:cs="Arial"/>
          <w:sz w:val="22"/>
          <w:szCs w:val="22"/>
        </w:rPr>
        <w:t xml:space="preserve"> </w:t>
      </w:r>
      <w:r w:rsidR="00161C3A" w:rsidRPr="00423395">
        <w:rPr>
          <w:rFonts w:ascii="Arial" w:hAnsi="Arial" w:cs="Arial"/>
          <w:sz w:val="22"/>
          <w:szCs w:val="22"/>
        </w:rPr>
        <w:t>připrav</w:t>
      </w:r>
      <w:r w:rsidR="00CF5336" w:rsidRPr="00423395">
        <w:rPr>
          <w:rFonts w:ascii="Arial" w:hAnsi="Arial" w:cs="Arial"/>
          <w:sz w:val="22"/>
          <w:szCs w:val="22"/>
        </w:rPr>
        <w:t>uje</w:t>
      </w:r>
    </w:p>
    <w:p w:rsidR="00161C3A" w:rsidRPr="00423395" w:rsidRDefault="00B738C5" w:rsidP="00953B38">
      <w:pPr>
        <w:jc w:val="both"/>
        <w:rPr>
          <w:rFonts w:ascii="Arial" w:hAnsi="Arial" w:cs="Arial"/>
          <w:sz w:val="22"/>
          <w:szCs w:val="22"/>
        </w:rPr>
      </w:pPr>
      <w:r w:rsidRPr="00423395">
        <w:rPr>
          <w:rFonts w:ascii="Arial" w:hAnsi="Arial" w:cs="Arial"/>
          <w:sz w:val="22"/>
          <w:szCs w:val="22"/>
        </w:rPr>
        <w:t xml:space="preserve">  </w:t>
      </w:r>
      <w:r w:rsidR="00CF5336" w:rsidRPr="00423395">
        <w:rPr>
          <w:rFonts w:ascii="Arial" w:hAnsi="Arial" w:cs="Arial"/>
          <w:sz w:val="22"/>
          <w:szCs w:val="22"/>
        </w:rPr>
        <w:t>podklady pro fakturace a pře</w:t>
      </w:r>
      <w:r w:rsidR="00161C3A" w:rsidRPr="00423395">
        <w:rPr>
          <w:rFonts w:ascii="Arial" w:hAnsi="Arial" w:cs="Arial"/>
          <w:sz w:val="22"/>
          <w:szCs w:val="22"/>
        </w:rPr>
        <w:t>účtování nákladů KH.</w:t>
      </w:r>
    </w:p>
    <w:p w:rsidR="00B23527" w:rsidRPr="00423395" w:rsidRDefault="00EA3B4A" w:rsidP="00953B38">
      <w:pPr>
        <w:jc w:val="both"/>
        <w:rPr>
          <w:rFonts w:ascii="Arial" w:hAnsi="Arial" w:cs="Arial"/>
          <w:sz w:val="22"/>
          <w:szCs w:val="22"/>
        </w:rPr>
      </w:pPr>
      <w:r w:rsidRPr="00423395">
        <w:rPr>
          <w:rFonts w:ascii="Arial" w:hAnsi="Arial" w:cs="Arial"/>
          <w:sz w:val="22"/>
          <w:szCs w:val="22"/>
        </w:rPr>
        <w:t xml:space="preserve">- </w:t>
      </w:r>
      <w:r w:rsidR="00161C3A" w:rsidRPr="00423395">
        <w:rPr>
          <w:rFonts w:ascii="Arial" w:hAnsi="Arial" w:cs="Arial"/>
          <w:sz w:val="22"/>
          <w:szCs w:val="22"/>
        </w:rPr>
        <w:t xml:space="preserve">Podílí se na realizaci </w:t>
      </w:r>
      <w:r w:rsidR="00B23527" w:rsidRPr="00423395">
        <w:rPr>
          <w:rFonts w:ascii="Arial" w:hAnsi="Arial" w:cs="Arial"/>
          <w:sz w:val="22"/>
          <w:szCs w:val="22"/>
        </w:rPr>
        <w:t>a organizaci školení Správné klinické praxe.</w:t>
      </w:r>
    </w:p>
    <w:p w:rsidR="0085507A" w:rsidRPr="00423395" w:rsidRDefault="0085507A" w:rsidP="0085507A"/>
    <w:p w:rsidR="0085507A" w:rsidRPr="00423395" w:rsidRDefault="0085507A" w:rsidP="0085507A">
      <w:pPr>
        <w:jc w:val="both"/>
        <w:outlineLvl w:val="0"/>
        <w:rPr>
          <w:rFonts w:ascii="Arial" w:hAnsi="Arial" w:cs="Arial"/>
          <w:sz w:val="22"/>
          <w:szCs w:val="22"/>
        </w:rPr>
      </w:pPr>
      <w:r w:rsidRPr="00423395">
        <w:rPr>
          <w:rFonts w:ascii="Arial" w:hAnsi="Arial" w:cs="Arial"/>
          <w:sz w:val="22"/>
          <w:szCs w:val="22"/>
        </w:rPr>
        <w:t>Základní informace o</w:t>
      </w:r>
      <w:r w:rsidR="00514FD4" w:rsidRPr="00423395">
        <w:rPr>
          <w:rFonts w:ascii="Arial" w:hAnsi="Arial" w:cs="Arial"/>
          <w:sz w:val="22"/>
          <w:szCs w:val="22"/>
        </w:rPr>
        <w:t xml:space="preserve"> </w:t>
      </w:r>
      <w:r w:rsidR="00841E9B" w:rsidRPr="00423395">
        <w:rPr>
          <w:rFonts w:ascii="Arial" w:hAnsi="Arial" w:cs="Arial"/>
          <w:sz w:val="22"/>
          <w:szCs w:val="22"/>
        </w:rPr>
        <w:t>Ú</w:t>
      </w:r>
      <w:r w:rsidR="00FA68ED" w:rsidRPr="00423395">
        <w:rPr>
          <w:rFonts w:ascii="Arial" w:hAnsi="Arial" w:cs="Arial"/>
          <w:sz w:val="22"/>
          <w:szCs w:val="22"/>
        </w:rPr>
        <w:t>VV</w:t>
      </w:r>
      <w:r w:rsidR="00887F0A" w:rsidRPr="00423395">
        <w:rPr>
          <w:rFonts w:ascii="Arial" w:hAnsi="Arial" w:cs="Arial"/>
          <w:sz w:val="22"/>
          <w:szCs w:val="22"/>
        </w:rPr>
        <w:t xml:space="preserve"> </w:t>
      </w:r>
      <w:r w:rsidRPr="00423395">
        <w:rPr>
          <w:rFonts w:ascii="Arial" w:hAnsi="Arial" w:cs="Arial"/>
          <w:sz w:val="22"/>
          <w:szCs w:val="22"/>
        </w:rPr>
        <w:t>jsou uvedeny v</w:t>
      </w:r>
      <w:r w:rsidR="002C5369" w:rsidRPr="00423395">
        <w:rPr>
          <w:rFonts w:ascii="Arial" w:hAnsi="Arial" w:cs="Arial"/>
          <w:sz w:val="22"/>
          <w:szCs w:val="22"/>
        </w:rPr>
        <w:t xml:space="preserve"> </w:t>
      </w:r>
      <w:r w:rsidRPr="00423395">
        <w:rPr>
          <w:rFonts w:ascii="Arial" w:hAnsi="Arial" w:cs="Arial"/>
          <w:sz w:val="22"/>
          <w:szCs w:val="22"/>
        </w:rPr>
        <w:t>Příloze č. 2.</w:t>
      </w:r>
    </w:p>
    <w:p w:rsidR="0085507A" w:rsidRPr="00423395" w:rsidRDefault="0085507A" w:rsidP="0085507A">
      <w:pPr>
        <w:jc w:val="both"/>
        <w:outlineLvl w:val="0"/>
        <w:rPr>
          <w:rFonts w:ascii="Arial" w:hAnsi="Arial"/>
          <w:sz w:val="22"/>
        </w:rPr>
      </w:pPr>
    </w:p>
    <w:p w:rsidR="002143C5" w:rsidRPr="00423395" w:rsidRDefault="002143C5" w:rsidP="0085507A">
      <w:pPr>
        <w:jc w:val="both"/>
        <w:outlineLvl w:val="0"/>
        <w:rPr>
          <w:rFonts w:ascii="Arial" w:hAnsi="Arial"/>
          <w:sz w:val="22"/>
        </w:rPr>
      </w:pPr>
    </w:p>
    <w:p w:rsidR="0085507A" w:rsidRPr="00423395" w:rsidRDefault="00925405" w:rsidP="00095AB8">
      <w:pPr>
        <w:pStyle w:val="Heading2"/>
        <w:numPr>
          <w:ilvl w:val="0"/>
          <w:numId w:val="0"/>
        </w:numPr>
        <w:ind w:left="143" w:hanging="143"/>
      </w:pPr>
      <w:bookmarkStart w:id="17" w:name="_Toc199916981"/>
      <w:bookmarkStart w:id="18" w:name="_Toc343606056"/>
      <w:bookmarkStart w:id="19" w:name="_Toc118789292"/>
      <w:r w:rsidRPr="00423395">
        <w:t>4.1</w:t>
      </w:r>
      <w:r w:rsidR="0044252A" w:rsidRPr="00423395">
        <w:tab/>
      </w:r>
      <w:r w:rsidR="0085507A" w:rsidRPr="00423395">
        <w:t xml:space="preserve">Organizační struktura </w:t>
      </w:r>
      <w:r w:rsidR="00841E9B" w:rsidRPr="00423395">
        <w:t>Ú</w:t>
      </w:r>
      <w:r w:rsidR="00FA68ED" w:rsidRPr="00423395">
        <w:t>VV</w:t>
      </w:r>
      <w:bookmarkEnd w:id="17"/>
      <w:bookmarkEnd w:id="18"/>
      <w:bookmarkEnd w:id="19"/>
    </w:p>
    <w:p w:rsidR="0085507A" w:rsidRPr="00423395" w:rsidRDefault="0085507A" w:rsidP="0085507A">
      <w:pPr>
        <w:jc w:val="both"/>
        <w:rPr>
          <w:rFonts w:ascii="Arial" w:hAnsi="Arial" w:cs="Arial"/>
          <w:sz w:val="22"/>
          <w:szCs w:val="22"/>
        </w:rPr>
      </w:pPr>
      <w:r w:rsidRPr="00423395">
        <w:rPr>
          <w:rFonts w:ascii="Arial" w:hAnsi="Arial" w:cs="Arial"/>
          <w:sz w:val="22"/>
          <w:szCs w:val="22"/>
        </w:rPr>
        <w:t xml:space="preserve">Graficky je organizační struktura </w:t>
      </w:r>
      <w:r w:rsidR="00514FD4" w:rsidRPr="00423395">
        <w:rPr>
          <w:rFonts w:ascii="Arial" w:hAnsi="Arial" w:cs="Arial"/>
          <w:sz w:val="22"/>
          <w:szCs w:val="22"/>
        </w:rPr>
        <w:t xml:space="preserve">útvaru </w:t>
      </w:r>
      <w:r w:rsidRPr="00423395">
        <w:rPr>
          <w:rFonts w:ascii="Arial" w:hAnsi="Arial" w:cs="Arial"/>
          <w:sz w:val="22"/>
          <w:szCs w:val="22"/>
        </w:rPr>
        <w:t>znázorněna v</w:t>
      </w:r>
      <w:r w:rsidR="002C5369" w:rsidRPr="00423395">
        <w:rPr>
          <w:rFonts w:ascii="Arial" w:hAnsi="Arial" w:cs="Arial"/>
          <w:sz w:val="22"/>
          <w:szCs w:val="22"/>
        </w:rPr>
        <w:t xml:space="preserve"> </w:t>
      </w:r>
      <w:r w:rsidRPr="00423395">
        <w:rPr>
          <w:rFonts w:ascii="Arial" w:hAnsi="Arial" w:cs="Arial"/>
          <w:sz w:val="22"/>
          <w:szCs w:val="22"/>
        </w:rPr>
        <w:t>Příloze č.</w:t>
      </w:r>
      <w:r w:rsidR="006F4C40" w:rsidRPr="00423395">
        <w:rPr>
          <w:rFonts w:ascii="Arial" w:hAnsi="Arial" w:cs="Arial"/>
          <w:sz w:val="22"/>
          <w:szCs w:val="22"/>
        </w:rPr>
        <w:t xml:space="preserve"> </w:t>
      </w:r>
      <w:r w:rsidRPr="00423395">
        <w:rPr>
          <w:rFonts w:ascii="Arial" w:hAnsi="Arial" w:cs="Arial"/>
          <w:sz w:val="22"/>
          <w:szCs w:val="22"/>
        </w:rPr>
        <w:t>1</w:t>
      </w:r>
      <w:r w:rsidR="006F4C40" w:rsidRPr="00423395">
        <w:rPr>
          <w:rFonts w:ascii="Arial" w:hAnsi="Arial" w:cs="Arial"/>
          <w:sz w:val="22"/>
          <w:szCs w:val="22"/>
        </w:rPr>
        <w:t>.</w:t>
      </w:r>
    </w:p>
    <w:p w:rsidR="0085507A" w:rsidRPr="00423395" w:rsidRDefault="0085507A" w:rsidP="0085507A">
      <w:pPr>
        <w:rPr>
          <w:rFonts w:ascii="Arial" w:hAnsi="Arial" w:cs="Arial"/>
          <w:sz w:val="22"/>
          <w:szCs w:val="22"/>
        </w:rPr>
      </w:pPr>
    </w:p>
    <w:p w:rsidR="004C6BC8" w:rsidRPr="00423395" w:rsidRDefault="004C6BC8" w:rsidP="0085507A">
      <w:pPr>
        <w:rPr>
          <w:rFonts w:ascii="Arial" w:hAnsi="Arial" w:cs="Arial"/>
          <w:sz w:val="22"/>
          <w:szCs w:val="22"/>
        </w:rPr>
      </w:pPr>
    </w:p>
    <w:p w:rsidR="0085507A" w:rsidRPr="00423395" w:rsidRDefault="0044252A" w:rsidP="0044252A">
      <w:pPr>
        <w:pStyle w:val="Heading2"/>
        <w:numPr>
          <w:ilvl w:val="0"/>
          <w:numId w:val="0"/>
        </w:numPr>
        <w:ind w:left="143" w:hanging="143"/>
      </w:pPr>
      <w:bookmarkStart w:id="20" w:name="_Toc199916982"/>
      <w:bookmarkStart w:id="21" w:name="_Toc343606057"/>
      <w:bookmarkStart w:id="22" w:name="_Toc118789293"/>
      <w:r w:rsidRPr="00423395">
        <w:t>4.2</w:t>
      </w:r>
      <w:r w:rsidRPr="00423395">
        <w:tab/>
      </w:r>
      <w:r w:rsidR="0085507A" w:rsidRPr="00423395">
        <w:t>Základní dokumenty řízení</w:t>
      </w:r>
      <w:bookmarkEnd w:id="20"/>
      <w:bookmarkEnd w:id="21"/>
      <w:bookmarkEnd w:id="22"/>
    </w:p>
    <w:p w:rsidR="0085507A" w:rsidRPr="00423395" w:rsidRDefault="0085507A" w:rsidP="0085507A">
      <w:pPr>
        <w:tabs>
          <w:tab w:val="left" w:pos="4253"/>
        </w:tabs>
        <w:spacing w:before="120"/>
        <w:jc w:val="both"/>
        <w:rPr>
          <w:rFonts w:ascii="Arial" w:hAnsi="Arial" w:cs="Arial"/>
          <w:sz w:val="22"/>
          <w:szCs w:val="22"/>
        </w:rPr>
      </w:pPr>
      <w:r w:rsidRPr="00423395">
        <w:rPr>
          <w:rFonts w:ascii="Arial" w:hAnsi="Arial" w:cs="Arial"/>
          <w:sz w:val="22"/>
          <w:szCs w:val="22"/>
        </w:rPr>
        <w:t>Při řízení</w:t>
      </w:r>
      <w:r w:rsidR="00514FD4" w:rsidRPr="00423395">
        <w:rPr>
          <w:rFonts w:ascii="Arial" w:hAnsi="Arial" w:cs="Arial"/>
          <w:sz w:val="22"/>
          <w:szCs w:val="22"/>
        </w:rPr>
        <w:t xml:space="preserve"> útvaru </w:t>
      </w:r>
      <w:r w:rsidRPr="00423395">
        <w:rPr>
          <w:rFonts w:ascii="Arial" w:hAnsi="Arial" w:cs="Arial"/>
          <w:sz w:val="22"/>
          <w:szCs w:val="22"/>
        </w:rPr>
        <w:t>jsou respektovány a používány následující dokumenty:</w:t>
      </w:r>
    </w:p>
    <w:p w:rsidR="0085507A" w:rsidRPr="00423395" w:rsidRDefault="00841E9B" w:rsidP="00D81B11">
      <w:pPr>
        <w:numPr>
          <w:ilvl w:val="0"/>
          <w:numId w:val="6"/>
        </w:numPr>
        <w:tabs>
          <w:tab w:val="clear" w:pos="360"/>
          <w:tab w:val="num" w:pos="284"/>
          <w:tab w:val="left" w:pos="4253"/>
        </w:tabs>
        <w:spacing w:before="120"/>
        <w:ind w:left="284" w:hanging="284"/>
        <w:jc w:val="both"/>
        <w:rPr>
          <w:rFonts w:ascii="Arial" w:hAnsi="Arial" w:cs="Arial"/>
          <w:sz w:val="22"/>
          <w:szCs w:val="22"/>
        </w:rPr>
      </w:pPr>
      <w:r w:rsidRPr="00423395">
        <w:rPr>
          <w:rFonts w:ascii="Arial" w:hAnsi="Arial" w:cs="Arial"/>
          <w:sz w:val="22"/>
          <w:szCs w:val="22"/>
        </w:rPr>
        <w:t>Statut FN Brno</w:t>
      </w:r>
    </w:p>
    <w:p w:rsidR="0085507A" w:rsidRPr="00423395" w:rsidRDefault="00841E9B"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Organizační řád FN Brno</w:t>
      </w:r>
    </w:p>
    <w:p w:rsidR="0085507A" w:rsidRPr="00423395" w:rsidRDefault="00841E9B"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Provozní řád FN Brno</w:t>
      </w:r>
    </w:p>
    <w:p w:rsidR="0085507A" w:rsidRPr="00423395" w:rsidRDefault="00841E9B"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Pracovní řád FN Brno</w:t>
      </w:r>
    </w:p>
    <w:p w:rsidR="0085507A" w:rsidRPr="00423395" w:rsidRDefault="0085507A"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Spisový řád FN Brno</w:t>
      </w:r>
      <w:r w:rsidR="006F4C40" w:rsidRPr="00423395">
        <w:rPr>
          <w:rFonts w:ascii="Arial" w:hAnsi="Arial" w:cs="Arial"/>
          <w:sz w:val="22"/>
          <w:szCs w:val="22"/>
        </w:rPr>
        <w:t xml:space="preserve"> </w:t>
      </w:r>
    </w:p>
    <w:p w:rsidR="00CA67D2" w:rsidRPr="00423395" w:rsidRDefault="00CA67D2"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 xml:space="preserve">Strategie řízení ve FN Brno </w:t>
      </w:r>
    </w:p>
    <w:p w:rsidR="00CA67D2" w:rsidRPr="00423395" w:rsidRDefault="00CA67D2"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Hygienicko-epidemiologický řád FN Brno</w:t>
      </w:r>
    </w:p>
    <w:p w:rsidR="004569F4" w:rsidRPr="00423395" w:rsidRDefault="004569F4"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Ochrana osobních údajů ve FN Brno</w:t>
      </w:r>
      <w:r w:rsidR="00C35201" w:rsidRPr="00423395">
        <w:rPr>
          <w:rFonts w:ascii="Arial" w:hAnsi="Arial" w:cs="Arial"/>
          <w:sz w:val="22"/>
          <w:szCs w:val="22"/>
        </w:rPr>
        <w:t xml:space="preserve"> </w:t>
      </w:r>
    </w:p>
    <w:p w:rsidR="007D03B4" w:rsidRPr="00423395" w:rsidRDefault="0037290D"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T</w:t>
      </w:r>
      <w:r w:rsidR="007D03B4" w:rsidRPr="00423395">
        <w:rPr>
          <w:rFonts w:ascii="Arial" w:hAnsi="Arial" w:cs="Arial"/>
          <w:sz w:val="22"/>
          <w:szCs w:val="22"/>
        </w:rPr>
        <w:t>vorba a řízení dokumentů systému řízení kvality ve FN Brno</w:t>
      </w:r>
    </w:p>
    <w:p w:rsidR="0085507A" w:rsidRPr="00423395" w:rsidRDefault="0085507A" w:rsidP="00D81B11">
      <w:pPr>
        <w:numPr>
          <w:ilvl w:val="0"/>
          <w:numId w:val="6"/>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 xml:space="preserve">Organizační řád </w:t>
      </w:r>
      <w:r w:rsidR="00841E9B" w:rsidRPr="00423395">
        <w:rPr>
          <w:rFonts w:ascii="Arial" w:hAnsi="Arial" w:cs="Arial"/>
          <w:sz w:val="22"/>
          <w:szCs w:val="22"/>
        </w:rPr>
        <w:t>Ú</w:t>
      </w:r>
      <w:r w:rsidR="00FA68ED" w:rsidRPr="00423395">
        <w:rPr>
          <w:rFonts w:ascii="Arial" w:hAnsi="Arial" w:cs="Arial"/>
          <w:sz w:val="22"/>
          <w:szCs w:val="22"/>
        </w:rPr>
        <w:t>VV</w:t>
      </w:r>
    </w:p>
    <w:p w:rsidR="0085507A" w:rsidRPr="00423395" w:rsidRDefault="0085507A" w:rsidP="00D81B11">
      <w:pPr>
        <w:numPr>
          <w:ilvl w:val="0"/>
          <w:numId w:val="7"/>
        </w:numPr>
        <w:tabs>
          <w:tab w:val="clear" w:pos="360"/>
          <w:tab w:val="num" w:pos="284"/>
          <w:tab w:val="left" w:pos="4253"/>
        </w:tabs>
        <w:ind w:left="284" w:hanging="284"/>
        <w:jc w:val="both"/>
        <w:rPr>
          <w:rFonts w:ascii="Arial" w:hAnsi="Arial" w:cs="Arial"/>
          <w:sz w:val="22"/>
          <w:szCs w:val="22"/>
        </w:rPr>
      </w:pPr>
      <w:r w:rsidRPr="00423395">
        <w:rPr>
          <w:rFonts w:ascii="Arial" w:hAnsi="Arial" w:cs="Arial"/>
          <w:sz w:val="22"/>
          <w:szCs w:val="22"/>
        </w:rPr>
        <w:t xml:space="preserve">Provozní řád </w:t>
      </w:r>
      <w:r w:rsidR="00102B30" w:rsidRPr="00423395">
        <w:rPr>
          <w:rFonts w:ascii="Arial" w:hAnsi="Arial" w:cs="Arial"/>
          <w:sz w:val="22"/>
          <w:szCs w:val="22"/>
        </w:rPr>
        <w:t>ÚVV</w:t>
      </w:r>
    </w:p>
    <w:p w:rsidR="0085507A" w:rsidRPr="00423395" w:rsidRDefault="0085507A" w:rsidP="0085507A">
      <w:pPr>
        <w:pStyle w:val="CommentText"/>
        <w:tabs>
          <w:tab w:val="left" w:pos="4253"/>
        </w:tabs>
        <w:jc w:val="both"/>
        <w:rPr>
          <w:rFonts w:ascii="Arial" w:hAnsi="Arial" w:cs="Arial"/>
          <w:sz w:val="22"/>
          <w:szCs w:val="22"/>
        </w:rPr>
      </w:pPr>
    </w:p>
    <w:p w:rsidR="006F1392" w:rsidRPr="00423395" w:rsidRDefault="006F1392" w:rsidP="00756CB0">
      <w:pPr>
        <w:jc w:val="both"/>
        <w:rPr>
          <w:rFonts w:ascii="Arial" w:hAnsi="Arial"/>
          <w:sz w:val="22"/>
        </w:rPr>
      </w:pPr>
      <w:r w:rsidRPr="00423395">
        <w:rPr>
          <w:rFonts w:ascii="Arial" w:hAnsi="Arial"/>
          <w:sz w:val="22"/>
        </w:rPr>
        <w:t>Seznamování zaměstnanců</w:t>
      </w:r>
      <w:r w:rsidR="005B59A1" w:rsidRPr="00423395">
        <w:rPr>
          <w:rFonts w:ascii="Arial" w:hAnsi="Arial"/>
          <w:sz w:val="22"/>
        </w:rPr>
        <w:t xml:space="preserve"> </w:t>
      </w:r>
      <w:r w:rsidRPr="00423395">
        <w:rPr>
          <w:rFonts w:ascii="Arial" w:hAnsi="Arial"/>
          <w:sz w:val="22"/>
        </w:rPr>
        <w:t>s</w:t>
      </w:r>
      <w:r w:rsidR="00AC1CB5" w:rsidRPr="00423395">
        <w:rPr>
          <w:rFonts w:ascii="Arial" w:hAnsi="Arial"/>
          <w:sz w:val="22"/>
        </w:rPr>
        <w:t xml:space="preserve"> </w:t>
      </w:r>
      <w:r w:rsidR="00F93A86" w:rsidRPr="00423395">
        <w:rPr>
          <w:rFonts w:ascii="Arial" w:hAnsi="Arial"/>
          <w:sz w:val="22"/>
        </w:rPr>
        <w:t>interní ří</w:t>
      </w:r>
      <w:r w:rsidR="00284DB9" w:rsidRPr="00423395">
        <w:rPr>
          <w:rFonts w:ascii="Arial" w:hAnsi="Arial"/>
          <w:sz w:val="22"/>
        </w:rPr>
        <w:t>dící</w:t>
      </w:r>
      <w:r w:rsidR="00F93A86" w:rsidRPr="00423395">
        <w:rPr>
          <w:rFonts w:ascii="Arial" w:hAnsi="Arial"/>
          <w:sz w:val="22"/>
        </w:rPr>
        <w:t xml:space="preserve"> dokumentací </w:t>
      </w:r>
      <w:r w:rsidR="00514FD4" w:rsidRPr="00423395">
        <w:rPr>
          <w:rFonts w:ascii="Arial" w:hAnsi="Arial"/>
          <w:sz w:val="22"/>
        </w:rPr>
        <w:t>útvaru</w:t>
      </w:r>
      <w:r w:rsidR="00E60C77" w:rsidRPr="00423395">
        <w:rPr>
          <w:rFonts w:ascii="Arial" w:hAnsi="Arial"/>
          <w:sz w:val="22"/>
        </w:rPr>
        <w:t xml:space="preserve"> </w:t>
      </w:r>
      <w:r w:rsidR="00F93A86" w:rsidRPr="00423395">
        <w:rPr>
          <w:rFonts w:ascii="Arial" w:hAnsi="Arial"/>
          <w:sz w:val="22"/>
        </w:rPr>
        <w:t xml:space="preserve">nebo </w:t>
      </w:r>
      <w:r w:rsidR="00F93A86" w:rsidRPr="0078666C">
        <w:rPr>
          <w:rFonts w:ascii="Arial" w:hAnsi="Arial"/>
          <w:color w:val="FF0000"/>
          <w:sz w:val="22"/>
        </w:rPr>
        <w:t>s</w:t>
      </w:r>
      <w:r w:rsidR="0078666C" w:rsidRPr="0078666C">
        <w:rPr>
          <w:rFonts w:ascii="Arial" w:hAnsi="Arial"/>
          <w:color w:val="FF0000"/>
          <w:sz w:val="22"/>
        </w:rPr>
        <w:t> dokumentací s</w:t>
      </w:r>
      <w:r w:rsidR="0078666C">
        <w:rPr>
          <w:rFonts w:ascii="Arial" w:hAnsi="Arial"/>
          <w:sz w:val="22"/>
        </w:rPr>
        <w:t xml:space="preserve"> </w:t>
      </w:r>
      <w:r w:rsidR="00F93A86" w:rsidRPr="00423395">
        <w:rPr>
          <w:rFonts w:ascii="Arial" w:hAnsi="Arial"/>
          <w:sz w:val="22"/>
        </w:rPr>
        <w:t>celonemocniční platností</w:t>
      </w:r>
      <w:r w:rsidR="005E5237" w:rsidRPr="00423395">
        <w:rPr>
          <w:rFonts w:ascii="Arial" w:hAnsi="Arial"/>
          <w:sz w:val="22"/>
        </w:rPr>
        <w:t xml:space="preserve"> (</w:t>
      </w:r>
      <w:r w:rsidR="00973502" w:rsidRPr="00423395">
        <w:rPr>
          <w:rFonts w:ascii="Arial" w:hAnsi="Arial"/>
          <w:sz w:val="22"/>
        </w:rPr>
        <w:t xml:space="preserve">ze </w:t>
      </w:r>
      <w:r w:rsidRPr="00423395">
        <w:rPr>
          <w:rFonts w:ascii="Arial" w:hAnsi="Arial"/>
          <w:sz w:val="22"/>
        </w:rPr>
        <w:t>které vyplývají povinnosti pro</w:t>
      </w:r>
      <w:r w:rsidR="00AC1CB5" w:rsidRPr="00423395">
        <w:rPr>
          <w:rFonts w:ascii="Arial" w:hAnsi="Arial"/>
          <w:sz w:val="22"/>
        </w:rPr>
        <w:t xml:space="preserve"> </w:t>
      </w:r>
      <w:r w:rsidR="00C35201" w:rsidRPr="00423395">
        <w:rPr>
          <w:rFonts w:ascii="Arial" w:hAnsi="Arial"/>
          <w:sz w:val="22"/>
        </w:rPr>
        <w:t>útvar</w:t>
      </w:r>
      <w:r w:rsidR="005E5237" w:rsidRPr="00423395">
        <w:rPr>
          <w:rFonts w:ascii="Arial" w:hAnsi="Arial"/>
          <w:sz w:val="22"/>
        </w:rPr>
        <w:t>)</w:t>
      </w:r>
      <w:r w:rsidR="008F1B40" w:rsidRPr="00423395">
        <w:rPr>
          <w:rFonts w:ascii="Arial" w:hAnsi="Arial"/>
          <w:sz w:val="22"/>
        </w:rPr>
        <w:t xml:space="preserve">, zajišťuje představitel vedení </w:t>
      </w:r>
      <w:r w:rsidR="00514FD4" w:rsidRPr="00423395">
        <w:rPr>
          <w:rFonts w:ascii="Arial" w:hAnsi="Arial"/>
          <w:sz w:val="22"/>
        </w:rPr>
        <w:t xml:space="preserve">útvaru </w:t>
      </w:r>
      <w:r w:rsidRPr="00423395">
        <w:rPr>
          <w:rFonts w:ascii="Arial" w:hAnsi="Arial"/>
          <w:sz w:val="22"/>
        </w:rPr>
        <w:t>pro kvalitu. Seznámení s</w:t>
      </w:r>
      <w:r w:rsidR="00AC1CB5" w:rsidRPr="00423395">
        <w:rPr>
          <w:rFonts w:ascii="Arial" w:hAnsi="Arial"/>
          <w:sz w:val="22"/>
        </w:rPr>
        <w:t xml:space="preserve"> </w:t>
      </w:r>
      <w:r w:rsidRPr="00423395">
        <w:rPr>
          <w:rFonts w:ascii="Arial" w:hAnsi="Arial"/>
          <w:sz w:val="22"/>
        </w:rPr>
        <w:t xml:space="preserve">obsahem dokumentů je pomocí databáze ŘDF nebo na poradách </w:t>
      </w:r>
      <w:r w:rsidR="00C35201" w:rsidRPr="00423395">
        <w:rPr>
          <w:rFonts w:ascii="Arial" w:hAnsi="Arial"/>
          <w:sz w:val="22"/>
        </w:rPr>
        <w:t>útvaru</w:t>
      </w:r>
      <w:r w:rsidR="00804FED" w:rsidRPr="00423395">
        <w:rPr>
          <w:rFonts w:ascii="Arial" w:hAnsi="Arial"/>
          <w:sz w:val="22"/>
        </w:rPr>
        <w:t xml:space="preserve"> </w:t>
      </w:r>
      <w:r w:rsidRPr="00423395">
        <w:rPr>
          <w:rFonts w:ascii="Arial" w:hAnsi="Arial"/>
          <w:sz w:val="22"/>
        </w:rPr>
        <w:t>(záznamem je zápis z</w:t>
      </w:r>
      <w:r w:rsidR="00AC1CB5" w:rsidRPr="00423395">
        <w:rPr>
          <w:rFonts w:ascii="Arial" w:hAnsi="Arial"/>
          <w:sz w:val="22"/>
        </w:rPr>
        <w:t xml:space="preserve"> </w:t>
      </w:r>
      <w:r w:rsidRPr="00423395">
        <w:rPr>
          <w:rFonts w:ascii="Arial" w:hAnsi="Arial"/>
          <w:sz w:val="22"/>
        </w:rPr>
        <w:t>porady), formou</w:t>
      </w:r>
      <w:r w:rsidR="0078666C">
        <w:rPr>
          <w:rFonts w:ascii="Arial" w:hAnsi="Arial"/>
          <w:sz w:val="22"/>
        </w:rPr>
        <w:t xml:space="preserve"> </w:t>
      </w:r>
      <w:r w:rsidR="0078666C" w:rsidRPr="0078666C">
        <w:rPr>
          <w:rFonts w:ascii="Arial" w:hAnsi="Arial"/>
          <w:color w:val="FF0000"/>
          <w:sz w:val="22"/>
        </w:rPr>
        <w:t>dtb. Úkoly</w:t>
      </w:r>
      <w:r w:rsidRPr="00423395">
        <w:rPr>
          <w:rFonts w:ascii="Arial" w:hAnsi="Arial"/>
          <w:sz w:val="22"/>
        </w:rPr>
        <w:t xml:space="preserve"> v LN, či pomocí formuláře „Seznámení s</w:t>
      </w:r>
      <w:r w:rsidR="008F1B40" w:rsidRPr="00423395">
        <w:rPr>
          <w:rFonts w:ascii="Arial" w:hAnsi="Arial"/>
          <w:sz w:val="22"/>
        </w:rPr>
        <w:t xml:space="preserve"> </w:t>
      </w:r>
      <w:r w:rsidRPr="00423395">
        <w:rPr>
          <w:rFonts w:ascii="Arial" w:hAnsi="Arial"/>
          <w:sz w:val="22"/>
        </w:rPr>
        <w:t xml:space="preserve">dokumentem </w:t>
      </w:r>
      <w:r w:rsidR="00284DB9" w:rsidRPr="00423395">
        <w:rPr>
          <w:rFonts w:ascii="Arial" w:hAnsi="Arial"/>
          <w:sz w:val="22"/>
        </w:rPr>
        <w:t>SŘK</w:t>
      </w:r>
      <w:r w:rsidR="00756CB0" w:rsidRPr="00423395">
        <w:rPr>
          <w:rFonts w:ascii="Arial" w:hAnsi="Arial"/>
          <w:sz w:val="22"/>
        </w:rPr>
        <w:t xml:space="preserve"> </w:t>
      </w:r>
      <w:r w:rsidRPr="00423395">
        <w:rPr>
          <w:rFonts w:ascii="Arial" w:hAnsi="Arial"/>
          <w:sz w:val="22"/>
        </w:rPr>
        <w:t>viz</w:t>
      </w:r>
      <w:r w:rsidR="00756CB0" w:rsidRPr="00423395">
        <w:rPr>
          <w:rFonts w:ascii="Arial" w:hAnsi="Arial"/>
          <w:sz w:val="22"/>
        </w:rPr>
        <w:t xml:space="preserve"> </w:t>
      </w:r>
      <w:r w:rsidRPr="00423395">
        <w:rPr>
          <w:rFonts w:ascii="Arial" w:hAnsi="Arial"/>
          <w:sz w:val="22"/>
        </w:rPr>
        <w:t>příloha</w:t>
      </w:r>
      <w:r w:rsidR="00756CB0" w:rsidRPr="00423395">
        <w:rPr>
          <w:rFonts w:ascii="Arial" w:hAnsi="Arial"/>
          <w:sz w:val="22"/>
        </w:rPr>
        <w:t xml:space="preserve"> </w:t>
      </w:r>
      <w:r w:rsidRPr="00423395">
        <w:rPr>
          <w:rFonts w:ascii="Arial" w:hAnsi="Arial"/>
          <w:sz w:val="22"/>
        </w:rPr>
        <w:t>č</w:t>
      </w:r>
      <w:r w:rsidR="005B59A1" w:rsidRPr="00423395">
        <w:rPr>
          <w:rFonts w:ascii="Arial" w:hAnsi="Arial"/>
          <w:sz w:val="22"/>
        </w:rPr>
        <w:t>.</w:t>
      </w:r>
      <w:r w:rsidR="00D75E2C" w:rsidRPr="00423395">
        <w:rPr>
          <w:rFonts w:ascii="Arial" w:hAnsi="Arial"/>
          <w:sz w:val="22"/>
        </w:rPr>
        <w:t xml:space="preserve"> </w:t>
      </w:r>
      <w:r w:rsidR="008F1B40" w:rsidRPr="00423395">
        <w:rPr>
          <w:rFonts w:ascii="Arial" w:hAnsi="Arial"/>
          <w:sz w:val="22"/>
        </w:rPr>
        <w:t>3</w:t>
      </w:r>
      <w:r w:rsidR="00887F0A" w:rsidRPr="00423395">
        <w:rPr>
          <w:rFonts w:ascii="Arial" w:hAnsi="Arial"/>
          <w:sz w:val="22"/>
        </w:rPr>
        <w:t xml:space="preserve"> </w:t>
      </w:r>
      <w:r w:rsidR="00756CB0" w:rsidRPr="00423395">
        <w:rPr>
          <w:rFonts w:ascii="Arial" w:hAnsi="Arial"/>
          <w:sz w:val="22"/>
        </w:rPr>
        <w:t xml:space="preserve">tohoto </w:t>
      </w:r>
      <w:r w:rsidRPr="00423395">
        <w:rPr>
          <w:rFonts w:ascii="Arial" w:hAnsi="Arial"/>
          <w:sz w:val="22"/>
        </w:rPr>
        <w:t xml:space="preserve">dokumentu. </w:t>
      </w:r>
    </w:p>
    <w:p w:rsidR="000409BE" w:rsidRPr="00423395" w:rsidRDefault="000409BE" w:rsidP="0085507A">
      <w:pPr>
        <w:pStyle w:val="BodyText3"/>
        <w:spacing w:before="0"/>
        <w:outlineLvl w:val="0"/>
      </w:pPr>
    </w:p>
    <w:p w:rsidR="001601F6" w:rsidRPr="00423395" w:rsidRDefault="001601F6" w:rsidP="0085507A">
      <w:pPr>
        <w:pStyle w:val="BodyText3"/>
        <w:spacing w:before="0"/>
        <w:outlineLvl w:val="0"/>
      </w:pPr>
    </w:p>
    <w:p w:rsidR="0085507A" w:rsidRPr="00423395" w:rsidRDefault="0044252A" w:rsidP="0044252A">
      <w:pPr>
        <w:pStyle w:val="Heading2"/>
        <w:numPr>
          <w:ilvl w:val="0"/>
          <w:numId w:val="0"/>
        </w:numPr>
        <w:ind w:left="143" w:hanging="143"/>
      </w:pPr>
      <w:bookmarkStart w:id="23" w:name="_Toc199916983"/>
      <w:bookmarkStart w:id="24" w:name="_Toc343606058"/>
      <w:bookmarkStart w:id="25" w:name="_Toc118789294"/>
      <w:r w:rsidRPr="00423395">
        <w:t>4.3</w:t>
      </w:r>
      <w:r w:rsidRPr="00423395">
        <w:tab/>
      </w:r>
      <w:r w:rsidR="0085507A" w:rsidRPr="00423395">
        <w:t xml:space="preserve">Vnitřní komunikace </w:t>
      </w:r>
      <w:r w:rsidR="00890593" w:rsidRPr="00423395">
        <w:t>útvaru</w:t>
      </w:r>
      <w:bookmarkEnd w:id="23"/>
      <w:bookmarkEnd w:id="24"/>
      <w:bookmarkEnd w:id="25"/>
    </w:p>
    <w:p w:rsidR="00DE5E64" w:rsidRPr="00423395" w:rsidRDefault="0085507A" w:rsidP="0085507A">
      <w:pPr>
        <w:spacing w:before="120"/>
        <w:jc w:val="both"/>
        <w:rPr>
          <w:rFonts w:ascii="Arial" w:hAnsi="Arial" w:cs="Arial"/>
          <w:sz w:val="22"/>
          <w:szCs w:val="22"/>
        </w:rPr>
      </w:pPr>
      <w:r w:rsidRPr="00423395">
        <w:rPr>
          <w:rFonts w:ascii="Arial" w:hAnsi="Arial" w:cs="Arial"/>
          <w:sz w:val="22"/>
          <w:szCs w:val="22"/>
        </w:rPr>
        <w:t xml:space="preserve">Úkoly </w:t>
      </w:r>
      <w:r w:rsidR="003D492E" w:rsidRPr="00423395">
        <w:rPr>
          <w:rFonts w:ascii="Arial" w:hAnsi="Arial" w:cs="Arial"/>
          <w:sz w:val="22"/>
          <w:szCs w:val="22"/>
        </w:rPr>
        <w:t xml:space="preserve">zaměstnancům útvaru </w:t>
      </w:r>
      <w:r w:rsidRPr="00423395">
        <w:rPr>
          <w:rFonts w:ascii="Arial" w:hAnsi="Arial" w:cs="Arial"/>
          <w:sz w:val="22"/>
          <w:szCs w:val="22"/>
        </w:rPr>
        <w:t xml:space="preserve">zadává </w:t>
      </w:r>
      <w:r w:rsidR="00841E9B" w:rsidRPr="00423395">
        <w:rPr>
          <w:rFonts w:ascii="Arial" w:hAnsi="Arial" w:cs="Arial"/>
          <w:sz w:val="22"/>
          <w:szCs w:val="22"/>
        </w:rPr>
        <w:t xml:space="preserve">náměstek </w:t>
      </w:r>
      <w:r w:rsidR="00F756B0" w:rsidRPr="00423395">
        <w:rPr>
          <w:rFonts w:ascii="Arial" w:hAnsi="Arial" w:cs="Arial"/>
          <w:sz w:val="22"/>
          <w:szCs w:val="22"/>
        </w:rPr>
        <w:t xml:space="preserve">pro </w:t>
      </w:r>
      <w:r w:rsidR="00061E2E" w:rsidRPr="00423395">
        <w:rPr>
          <w:rFonts w:ascii="Arial" w:hAnsi="Arial" w:cs="Arial"/>
          <w:sz w:val="22"/>
          <w:szCs w:val="22"/>
        </w:rPr>
        <w:t>V</w:t>
      </w:r>
      <w:r w:rsidR="00604841" w:rsidRPr="00423395">
        <w:rPr>
          <w:rFonts w:ascii="Arial" w:hAnsi="Arial" w:cs="Arial"/>
          <w:sz w:val="22"/>
          <w:szCs w:val="22"/>
        </w:rPr>
        <w:t>a</w:t>
      </w:r>
      <w:r w:rsidR="00061E2E" w:rsidRPr="00423395">
        <w:rPr>
          <w:rFonts w:ascii="Arial" w:hAnsi="Arial" w:cs="Arial"/>
          <w:sz w:val="22"/>
          <w:szCs w:val="22"/>
        </w:rPr>
        <w:t>V</w:t>
      </w:r>
      <w:r w:rsidR="0028612D" w:rsidRPr="00423395">
        <w:rPr>
          <w:rFonts w:ascii="Arial" w:hAnsi="Arial" w:cs="Arial"/>
          <w:sz w:val="22"/>
          <w:szCs w:val="22"/>
        </w:rPr>
        <w:t xml:space="preserve"> </w:t>
      </w:r>
      <w:r w:rsidR="00305BDA" w:rsidRPr="00423395">
        <w:rPr>
          <w:rFonts w:ascii="Arial" w:hAnsi="Arial" w:cs="Arial"/>
          <w:sz w:val="22"/>
          <w:szCs w:val="22"/>
        </w:rPr>
        <w:t xml:space="preserve">a </w:t>
      </w:r>
      <w:r w:rsidR="0028612D" w:rsidRPr="00423395">
        <w:rPr>
          <w:rFonts w:ascii="Arial" w:hAnsi="Arial" w:cs="Arial"/>
          <w:sz w:val="22"/>
          <w:szCs w:val="22"/>
        </w:rPr>
        <w:t xml:space="preserve">vedoucí </w:t>
      </w:r>
      <w:r w:rsidR="003D492E" w:rsidRPr="00423395">
        <w:rPr>
          <w:rFonts w:ascii="Arial" w:hAnsi="Arial" w:cs="Arial"/>
          <w:sz w:val="22"/>
          <w:szCs w:val="22"/>
        </w:rPr>
        <w:t xml:space="preserve">jednotlivých </w:t>
      </w:r>
      <w:r w:rsidR="0028612D" w:rsidRPr="00423395">
        <w:rPr>
          <w:rFonts w:ascii="Arial" w:hAnsi="Arial" w:cs="Arial"/>
          <w:sz w:val="22"/>
          <w:szCs w:val="22"/>
        </w:rPr>
        <w:t>oddělení ú</w:t>
      </w:r>
      <w:r w:rsidRPr="00423395">
        <w:rPr>
          <w:rFonts w:ascii="Arial" w:hAnsi="Arial" w:cs="Arial"/>
          <w:sz w:val="22"/>
          <w:szCs w:val="22"/>
        </w:rPr>
        <w:t xml:space="preserve">stně nebo písemně prostřednictvím </w:t>
      </w:r>
      <w:r w:rsidR="008F1B40" w:rsidRPr="00423395">
        <w:rPr>
          <w:rFonts w:ascii="Arial" w:hAnsi="Arial" w:cs="Arial"/>
          <w:sz w:val="22"/>
          <w:szCs w:val="22"/>
        </w:rPr>
        <w:t>VIS</w:t>
      </w:r>
      <w:r w:rsidR="0028612D" w:rsidRPr="00423395">
        <w:rPr>
          <w:rFonts w:ascii="Arial" w:hAnsi="Arial" w:cs="Arial"/>
          <w:sz w:val="22"/>
          <w:szCs w:val="22"/>
        </w:rPr>
        <w:t xml:space="preserve">. </w:t>
      </w:r>
      <w:r w:rsidR="00FA68ED" w:rsidRPr="00423395">
        <w:rPr>
          <w:rFonts w:ascii="Arial" w:hAnsi="Arial" w:cs="Arial"/>
          <w:sz w:val="22"/>
          <w:szCs w:val="22"/>
        </w:rPr>
        <w:t xml:space="preserve">Informace o splnění </w:t>
      </w:r>
      <w:r w:rsidRPr="00423395">
        <w:rPr>
          <w:rFonts w:ascii="Arial" w:hAnsi="Arial" w:cs="Arial"/>
          <w:sz w:val="22"/>
          <w:szCs w:val="22"/>
        </w:rPr>
        <w:t>jsou</w:t>
      </w:r>
      <w:r w:rsidR="00E404B6" w:rsidRPr="00423395">
        <w:rPr>
          <w:rFonts w:ascii="Arial" w:hAnsi="Arial" w:cs="Arial"/>
          <w:sz w:val="22"/>
          <w:szCs w:val="22"/>
        </w:rPr>
        <w:t xml:space="preserve"> </w:t>
      </w:r>
      <w:r w:rsidR="00FA68ED" w:rsidRPr="00423395">
        <w:rPr>
          <w:rFonts w:ascii="Arial" w:hAnsi="Arial" w:cs="Arial"/>
          <w:sz w:val="22"/>
          <w:szCs w:val="22"/>
        </w:rPr>
        <w:t>p</w:t>
      </w:r>
      <w:r w:rsidR="00E404B6" w:rsidRPr="00423395">
        <w:rPr>
          <w:rFonts w:ascii="Arial" w:hAnsi="Arial" w:cs="Arial"/>
          <w:sz w:val="22"/>
          <w:szCs w:val="22"/>
        </w:rPr>
        <w:t>ředávány</w:t>
      </w:r>
      <w:r w:rsidRPr="00423395">
        <w:rPr>
          <w:rFonts w:ascii="Arial" w:hAnsi="Arial" w:cs="Arial"/>
          <w:sz w:val="22"/>
          <w:szCs w:val="22"/>
        </w:rPr>
        <w:t xml:space="preserve"> zpět</w:t>
      </w:r>
      <w:r w:rsidR="00E404B6" w:rsidRPr="00423395">
        <w:rPr>
          <w:rFonts w:ascii="Arial" w:hAnsi="Arial" w:cs="Arial"/>
          <w:sz w:val="22"/>
          <w:szCs w:val="22"/>
        </w:rPr>
        <w:t>ně z</w:t>
      </w:r>
      <w:r w:rsidRPr="00423395">
        <w:rPr>
          <w:rFonts w:ascii="Arial" w:hAnsi="Arial" w:cs="Arial"/>
          <w:sz w:val="22"/>
          <w:szCs w:val="22"/>
        </w:rPr>
        <w:t xml:space="preserve">působem, který </w:t>
      </w:r>
      <w:r w:rsidR="003D492E" w:rsidRPr="00423395">
        <w:rPr>
          <w:rFonts w:ascii="Arial" w:hAnsi="Arial" w:cs="Arial"/>
          <w:sz w:val="22"/>
          <w:szCs w:val="22"/>
        </w:rPr>
        <w:t>je předem stanoven</w:t>
      </w:r>
      <w:r w:rsidR="00DE5E64" w:rsidRPr="00423395">
        <w:rPr>
          <w:rFonts w:ascii="Arial" w:hAnsi="Arial" w:cs="Arial"/>
          <w:sz w:val="22"/>
          <w:szCs w:val="22"/>
        </w:rPr>
        <w:t>.</w:t>
      </w:r>
      <w:r w:rsidR="001357C5" w:rsidRPr="00423395">
        <w:rPr>
          <w:rFonts w:ascii="Arial" w:hAnsi="Arial" w:cs="Arial"/>
          <w:sz w:val="22"/>
          <w:szCs w:val="22"/>
        </w:rPr>
        <w:t xml:space="preserve"> </w:t>
      </w:r>
    </w:p>
    <w:p w:rsidR="007E0252" w:rsidRPr="00423395" w:rsidRDefault="007E0252" w:rsidP="007E0252">
      <w:pPr>
        <w:jc w:val="both"/>
        <w:rPr>
          <w:rFonts w:ascii="Arial" w:hAnsi="Arial"/>
          <w:sz w:val="22"/>
        </w:rPr>
      </w:pPr>
      <w:r w:rsidRPr="00423395">
        <w:rPr>
          <w:rFonts w:ascii="Arial" w:hAnsi="Arial"/>
          <w:sz w:val="22"/>
        </w:rPr>
        <w:t>Zaměstnanci útvaru využívají k</w:t>
      </w:r>
      <w:r w:rsidR="008F1B40" w:rsidRPr="00423395">
        <w:rPr>
          <w:rFonts w:ascii="Arial" w:hAnsi="Arial"/>
          <w:sz w:val="22"/>
        </w:rPr>
        <w:t xml:space="preserve"> </w:t>
      </w:r>
      <w:r w:rsidRPr="00423395">
        <w:rPr>
          <w:rFonts w:ascii="Arial" w:hAnsi="Arial"/>
          <w:sz w:val="22"/>
        </w:rPr>
        <w:t>plnění pracovních úkolů a komunikaci informační systémy FN Brno v</w:t>
      </w:r>
      <w:r w:rsidR="008F1B40" w:rsidRPr="00423395">
        <w:rPr>
          <w:rFonts w:ascii="Arial" w:hAnsi="Arial"/>
          <w:sz w:val="22"/>
        </w:rPr>
        <w:t xml:space="preserve"> </w:t>
      </w:r>
      <w:r w:rsidRPr="00423395">
        <w:rPr>
          <w:rFonts w:ascii="Arial" w:hAnsi="Arial"/>
          <w:sz w:val="22"/>
        </w:rPr>
        <w:t>souladu se směrnicí S/FN Brno/0292</w:t>
      </w:r>
      <w:r w:rsidR="00122D98" w:rsidRPr="00423395">
        <w:rPr>
          <w:rFonts w:ascii="Arial" w:hAnsi="Arial"/>
          <w:sz w:val="22"/>
        </w:rPr>
        <w:t xml:space="preserve"> - </w:t>
      </w:r>
      <w:r w:rsidRPr="00423395">
        <w:rPr>
          <w:rFonts w:ascii="Arial" w:hAnsi="Arial"/>
          <w:sz w:val="22"/>
        </w:rPr>
        <w:t>Používání software ve FN Brno. Základní používané vnitřní informační systémy FN Brno</w:t>
      </w:r>
      <w:r w:rsidR="005E4C85" w:rsidRPr="00423395">
        <w:rPr>
          <w:rFonts w:ascii="Arial" w:hAnsi="Arial"/>
          <w:sz w:val="22"/>
        </w:rPr>
        <w:t>:</w:t>
      </w:r>
      <w:r w:rsidR="00B3459A" w:rsidRPr="00423395">
        <w:rPr>
          <w:rFonts w:ascii="Arial" w:hAnsi="Arial"/>
          <w:sz w:val="22"/>
        </w:rPr>
        <w:t xml:space="preserve"> </w:t>
      </w:r>
      <w:r w:rsidRPr="00423395">
        <w:rPr>
          <w:rFonts w:ascii="Arial" w:hAnsi="Arial"/>
          <w:sz w:val="22"/>
        </w:rPr>
        <w:t xml:space="preserve">Microstoft Outlook, Lotus Notes, </w:t>
      </w:r>
      <w:r w:rsidR="00EF27ED" w:rsidRPr="00423395">
        <w:rPr>
          <w:rFonts w:ascii="Arial" w:hAnsi="Arial"/>
          <w:sz w:val="22"/>
        </w:rPr>
        <w:t xml:space="preserve">SharePoint, </w:t>
      </w:r>
      <w:r w:rsidRPr="00423395">
        <w:rPr>
          <w:rFonts w:ascii="Arial" w:hAnsi="Arial"/>
          <w:sz w:val="22"/>
        </w:rPr>
        <w:t>Docházka, Kredit 7, Navision Attain, WISPI</w:t>
      </w:r>
      <w:r w:rsidR="0078666C">
        <w:rPr>
          <w:rFonts w:ascii="Arial" w:hAnsi="Arial"/>
          <w:sz w:val="22"/>
        </w:rPr>
        <w:t>-</w:t>
      </w:r>
      <w:r w:rsidR="0078666C" w:rsidRPr="004C3679">
        <w:rPr>
          <w:rFonts w:ascii="Arial" w:hAnsi="Arial"/>
          <w:color w:val="FF0000"/>
          <w:sz w:val="22"/>
        </w:rPr>
        <w:t>SSL</w:t>
      </w:r>
      <w:r w:rsidRPr="00423395">
        <w:rPr>
          <w:rFonts w:ascii="Arial" w:hAnsi="Arial"/>
          <w:sz w:val="22"/>
        </w:rPr>
        <w:t>,</w:t>
      </w:r>
      <w:r w:rsidR="00EA3B4A" w:rsidRPr="00423395">
        <w:rPr>
          <w:rFonts w:ascii="Arial" w:hAnsi="Arial"/>
          <w:sz w:val="22"/>
        </w:rPr>
        <w:t xml:space="preserve"> FaMa+,</w:t>
      </w:r>
      <w:r w:rsidRPr="00423395">
        <w:rPr>
          <w:rFonts w:ascii="Arial" w:hAnsi="Arial"/>
          <w:sz w:val="22"/>
        </w:rPr>
        <w:t xml:space="preserve"> a</w:t>
      </w:r>
      <w:r w:rsidR="008F1B40" w:rsidRPr="00423395">
        <w:rPr>
          <w:rFonts w:ascii="Arial" w:hAnsi="Arial"/>
          <w:sz w:val="22"/>
        </w:rPr>
        <w:t>j.</w:t>
      </w:r>
    </w:p>
    <w:p w:rsidR="002C5369" w:rsidRPr="00423395" w:rsidRDefault="004C3679" w:rsidP="004C3679">
      <w:pPr>
        <w:jc w:val="both"/>
        <w:outlineLvl w:val="0"/>
        <w:rPr>
          <w:rFonts w:ascii="Arial" w:hAnsi="Arial" w:cs="Arial"/>
          <w:sz w:val="22"/>
          <w:szCs w:val="22"/>
          <w:u w:val="single"/>
        </w:rPr>
      </w:pPr>
      <w:r>
        <w:rPr>
          <w:rFonts w:ascii="Arial" w:hAnsi="Arial"/>
          <w:sz w:val="22"/>
        </w:rPr>
        <w:t>m</w:t>
      </w:r>
      <w:r w:rsidR="0085507A" w:rsidRPr="00423395">
        <w:rPr>
          <w:rFonts w:ascii="Arial" w:hAnsi="Arial" w:cs="Arial"/>
          <w:sz w:val="22"/>
          <w:szCs w:val="22"/>
          <w:u w:val="single"/>
        </w:rPr>
        <w:t xml:space="preserve">Provozní porada </w:t>
      </w:r>
      <w:r w:rsidR="00890593" w:rsidRPr="00423395">
        <w:rPr>
          <w:rFonts w:ascii="Arial" w:hAnsi="Arial" w:cs="Arial"/>
          <w:sz w:val="22"/>
          <w:szCs w:val="22"/>
          <w:u w:val="single"/>
        </w:rPr>
        <w:t>útvaru</w:t>
      </w:r>
    </w:p>
    <w:p w:rsidR="00AC1CB5" w:rsidRPr="00423395" w:rsidRDefault="0085507A" w:rsidP="00CE1DF8">
      <w:pPr>
        <w:jc w:val="both"/>
        <w:rPr>
          <w:rFonts w:ascii="Arial" w:hAnsi="Arial" w:cs="Arial"/>
          <w:sz w:val="22"/>
          <w:szCs w:val="22"/>
        </w:rPr>
      </w:pPr>
      <w:r w:rsidRPr="00423395">
        <w:rPr>
          <w:rFonts w:ascii="Arial" w:hAnsi="Arial" w:cs="Arial"/>
          <w:sz w:val="22"/>
          <w:szCs w:val="22"/>
        </w:rPr>
        <w:t>Porady se konají dle potřeby</w:t>
      </w:r>
      <w:r w:rsidR="00FA68ED" w:rsidRPr="00423395">
        <w:rPr>
          <w:rFonts w:ascii="Arial" w:hAnsi="Arial" w:cs="Arial"/>
          <w:sz w:val="22"/>
          <w:szCs w:val="22"/>
        </w:rPr>
        <w:t xml:space="preserve">. </w:t>
      </w:r>
      <w:r w:rsidRPr="00423395">
        <w:rPr>
          <w:rFonts w:ascii="Arial" w:hAnsi="Arial" w:cs="Arial"/>
          <w:sz w:val="22"/>
          <w:szCs w:val="22"/>
        </w:rPr>
        <w:t>Poradu svolává</w:t>
      </w:r>
      <w:r w:rsidR="00394412" w:rsidRPr="00423395">
        <w:rPr>
          <w:rFonts w:ascii="Arial" w:hAnsi="Arial" w:cs="Arial"/>
          <w:sz w:val="22"/>
          <w:szCs w:val="22"/>
        </w:rPr>
        <w:t xml:space="preserve"> </w:t>
      </w:r>
      <w:r w:rsidR="00CE1DF8" w:rsidRPr="00423395">
        <w:rPr>
          <w:rFonts w:ascii="Arial" w:hAnsi="Arial" w:cs="Arial"/>
          <w:sz w:val="22"/>
          <w:szCs w:val="22"/>
        </w:rPr>
        <w:t xml:space="preserve">a </w:t>
      </w:r>
      <w:r w:rsidRPr="00423395">
        <w:rPr>
          <w:rFonts w:ascii="Arial" w:hAnsi="Arial" w:cs="Arial"/>
          <w:sz w:val="22"/>
          <w:szCs w:val="22"/>
        </w:rPr>
        <w:t xml:space="preserve">řídí </w:t>
      </w:r>
      <w:r w:rsidR="00DF2EFE" w:rsidRPr="00423395">
        <w:rPr>
          <w:rFonts w:ascii="Arial" w:hAnsi="Arial" w:cs="Arial"/>
          <w:sz w:val="22"/>
          <w:szCs w:val="22"/>
        </w:rPr>
        <w:t>náměstek</w:t>
      </w:r>
      <w:r w:rsidR="004D5074" w:rsidRPr="00423395">
        <w:rPr>
          <w:rFonts w:ascii="Arial" w:hAnsi="Arial" w:cs="Arial"/>
          <w:sz w:val="22"/>
          <w:szCs w:val="22"/>
        </w:rPr>
        <w:t xml:space="preserve"> </w:t>
      </w:r>
      <w:r w:rsidR="002D5D77" w:rsidRPr="00423395">
        <w:rPr>
          <w:rFonts w:ascii="Arial" w:hAnsi="Arial" w:cs="Arial"/>
          <w:sz w:val="22"/>
          <w:szCs w:val="22"/>
        </w:rPr>
        <w:t xml:space="preserve">pro </w:t>
      </w:r>
      <w:r w:rsidR="00B046DB" w:rsidRPr="00423395">
        <w:rPr>
          <w:rFonts w:ascii="Arial" w:hAnsi="Arial" w:cs="Arial"/>
          <w:sz w:val="22"/>
          <w:szCs w:val="22"/>
        </w:rPr>
        <w:t>V</w:t>
      </w:r>
      <w:r w:rsidR="00242B85" w:rsidRPr="00423395">
        <w:rPr>
          <w:rFonts w:ascii="Arial" w:hAnsi="Arial" w:cs="Arial"/>
          <w:sz w:val="22"/>
          <w:szCs w:val="22"/>
        </w:rPr>
        <w:t>a</w:t>
      </w:r>
      <w:r w:rsidR="00B046DB" w:rsidRPr="00423395">
        <w:rPr>
          <w:rFonts w:ascii="Arial" w:hAnsi="Arial" w:cs="Arial"/>
          <w:sz w:val="22"/>
          <w:szCs w:val="22"/>
        </w:rPr>
        <w:t>V</w:t>
      </w:r>
      <w:r w:rsidRPr="00423395">
        <w:rPr>
          <w:rFonts w:ascii="Arial" w:hAnsi="Arial" w:cs="Arial"/>
          <w:sz w:val="22"/>
          <w:szCs w:val="22"/>
        </w:rPr>
        <w:t xml:space="preserve">, případně </w:t>
      </w:r>
      <w:r w:rsidR="004D5074" w:rsidRPr="00423395">
        <w:rPr>
          <w:rFonts w:ascii="Arial" w:hAnsi="Arial" w:cs="Arial"/>
          <w:sz w:val="22"/>
          <w:szCs w:val="22"/>
        </w:rPr>
        <w:t xml:space="preserve">jiný </w:t>
      </w:r>
      <w:r w:rsidRPr="00423395">
        <w:rPr>
          <w:rFonts w:ascii="Arial" w:hAnsi="Arial" w:cs="Arial"/>
          <w:sz w:val="22"/>
          <w:szCs w:val="22"/>
        </w:rPr>
        <w:t xml:space="preserve">pověřený zaměstnanec. Účastníky porady jsou zaměstnanci útvaru, popř. další přizvané osoby. </w:t>
      </w:r>
      <w:r w:rsidR="00DF2EFE" w:rsidRPr="00423395">
        <w:rPr>
          <w:rFonts w:ascii="Arial" w:hAnsi="Arial" w:cs="Arial"/>
          <w:sz w:val="22"/>
          <w:szCs w:val="22"/>
        </w:rPr>
        <w:t xml:space="preserve">Náměstek </w:t>
      </w:r>
      <w:r w:rsidR="002D5D77" w:rsidRPr="00423395">
        <w:rPr>
          <w:rFonts w:ascii="Arial" w:hAnsi="Arial" w:cs="Arial"/>
          <w:sz w:val="22"/>
          <w:szCs w:val="22"/>
        </w:rPr>
        <w:t xml:space="preserve">pro </w:t>
      </w:r>
      <w:r w:rsidR="00B046DB" w:rsidRPr="00423395">
        <w:rPr>
          <w:rFonts w:ascii="Arial" w:hAnsi="Arial" w:cs="Arial"/>
          <w:sz w:val="22"/>
          <w:szCs w:val="22"/>
        </w:rPr>
        <w:t>V</w:t>
      </w:r>
      <w:r w:rsidR="00604841" w:rsidRPr="00423395">
        <w:rPr>
          <w:rFonts w:ascii="Arial" w:hAnsi="Arial" w:cs="Arial"/>
          <w:sz w:val="22"/>
          <w:szCs w:val="22"/>
        </w:rPr>
        <w:t>a</w:t>
      </w:r>
      <w:r w:rsidR="00B046DB" w:rsidRPr="00423395">
        <w:rPr>
          <w:rFonts w:ascii="Arial" w:hAnsi="Arial" w:cs="Arial"/>
          <w:sz w:val="22"/>
          <w:szCs w:val="22"/>
        </w:rPr>
        <w:t xml:space="preserve">V </w:t>
      </w:r>
      <w:r w:rsidRPr="00423395">
        <w:rPr>
          <w:rFonts w:ascii="Arial" w:hAnsi="Arial" w:cs="Arial"/>
          <w:sz w:val="22"/>
          <w:szCs w:val="22"/>
        </w:rPr>
        <w:t>informuje zaměstnance o závěrech z</w:t>
      </w:r>
      <w:r w:rsidR="002C5369" w:rsidRPr="00423395">
        <w:rPr>
          <w:rFonts w:ascii="Arial" w:hAnsi="Arial" w:cs="Arial"/>
          <w:sz w:val="22"/>
          <w:szCs w:val="22"/>
        </w:rPr>
        <w:t xml:space="preserve"> porad </w:t>
      </w:r>
      <w:r w:rsidR="00CD63EA" w:rsidRPr="00423395">
        <w:rPr>
          <w:rFonts w:ascii="Arial" w:hAnsi="Arial" w:cs="Arial"/>
          <w:sz w:val="22"/>
          <w:szCs w:val="22"/>
        </w:rPr>
        <w:t xml:space="preserve">vedení nemocnice, </w:t>
      </w:r>
      <w:r w:rsidR="002C5369" w:rsidRPr="00423395">
        <w:rPr>
          <w:rFonts w:ascii="Arial" w:hAnsi="Arial" w:cs="Arial"/>
          <w:sz w:val="22"/>
          <w:szCs w:val="22"/>
        </w:rPr>
        <w:t xml:space="preserve">příslušných řídicích a </w:t>
      </w:r>
      <w:r w:rsidRPr="00423395">
        <w:rPr>
          <w:rFonts w:ascii="Arial" w:hAnsi="Arial" w:cs="Arial"/>
          <w:sz w:val="22"/>
          <w:szCs w:val="22"/>
        </w:rPr>
        <w:t xml:space="preserve">pracovních skupin a řeší aktuální operativní úkoly ve své oblasti řízení. Součástí porady je též problematika řízení </w:t>
      </w:r>
      <w:r w:rsidR="00B358A4" w:rsidRPr="00423395">
        <w:rPr>
          <w:rFonts w:ascii="Arial" w:hAnsi="Arial" w:cs="Arial"/>
          <w:sz w:val="22"/>
          <w:szCs w:val="22"/>
        </w:rPr>
        <w:t>kvality</w:t>
      </w:r>
      <w:r w:rsidRPr="00423395">
        <w:rPr>
          <w:rFonts w:ascii="Arial" w:hAnsi="Arial" w:cs="Arial"/>
          <w:sz w:val="22"/>
          <w:szCs w:val="22"/>
        </w:rPr>
        <w:t xml:space="preserve">. Z porady je pořízen zápis </w:t>
      </w:r>
      <w:r w:rsidR="005A4687" w:rsidRPr="00423395">
        <w:rPr>
          <w:rFonts w:ascii="Arial" w:hAnsi="Arial" w:cs="Arial"/>
          <w:sz w:val="22"/>
          <w:szCs w:val="22"/>
        </w:rPr>
        <w:t xml:space="preserve">a rozeslán prostřednictvím VIS. </w:t>
      </w:r>
      <w:r w:rsidR="00F90AE5" w:rsidRPr="00423395">
        <w:rPr>
          <w:rFonts w:ascii="Arial" w:hAnsi="Arial" w:cs="Arial"/>
          <w:sz w:val="22"/>
          <w:szCs w:val="22"/>
        </w:rPr>
        <w:t xml:space="preserve">Na odděleních útvaru se </w:t>
      </w:r>
      <w:r w:rsidR="00DD0371" w:rsidRPr="00423395">
        <w:rPr>
          <w:rFonts w:ascii="Arial" w:hAnsi="Arial" w:cs="Arial"/>
          <w:sz w:val="22"/>
          <w:szCs w:val="22"/>
        </w:rPr>
        <w:t>také dle potřeby konají</w:t>
      </w:r>
      <w:r w:rsidR="00F90AE5" w:rsidRPr="00423395">
        <w:rPr>
          <w:rFonts w:ascii="Arial" w:hAnsi="Arial" w:cs="Arial"/>
          <w:sz w:val="22"/>
          <w:szCs w:val="22"/>
        </w:rPr>
        <w:t xml:space="preserve"> schůzky</w:t>
      </w:r>
      <w:r w:rsidR="00284DB9" w:rsidRPr="00423395">
        <w:rPr>
          <w:rFonts w:ascii="Arial" w:hAnsi="Arial" w:cs="Arial"/>
          <w:sz w:val="22"/>
          <w:szCs w:val="22"/>
        </w:rPr>
        <w:t>, jejichž cílem je řešení konkrétních pracovních úkolů</w:t>
      </w:r>
      <w:r w:rsidR="00DE5E64" w:rsidRPr="00423395">
        <w:rPr>
          <w:rFonts w:ascii="Arial" w:hAnsi="Arial" w:cs="Arial"/>
          <w:sz w:val="22"/>
          <w:szCs w:val="22"/>
        </w:rPr>
        <w:t xml:space="preserve">. </w:t>
      </w:r>
      <w:r w:rsidR="000E62D3" w:rsidRPr="00423395">
        <w:rPr>
          <w:rFonts w:ascii="Arial" w:hAnsi="Arial" w:cs="Arial"/>
          <w:sz w:val="22"/>
          <w:szCs w:val="22"/>
        </w:rPr>
        <w:t xml:space="preserve">Z pracovních schůzek není pořizován zápis </w:t>
      </w:r>
      <w:r w:rsidR="005A4687" w:rsidRPr="00423395">
        <w:rPr>
          <w:rFonts w:ascii="Arial" w:hAnsi="Arial" w:cs="Arial"/>
          <w:sz w:val="22"/>
          <w:szCs w:val="22"/>
        </w:rPr>
        <w:t>prostřednictvím VIS.</w:t>
      </w:r>
    </w:p>
    <w:p w:rsidR="00CE1DF8" w:rsidRPr="00423395" w:rsidRDefault="00CE1DF8" w:rsidP="00CE1DF8">
      <w:pPr>
        <w:jc w:val="both"/>
        <w:rPr>
          <w:rFonts w:ascii="Arial" w:hAnsi="Arial" w:cs="Arial"/>
          <w:sz w:val="22"/>
          <w:szCs w:val="22"/>
        </w:rPr>
      </w:pPr>
    </w:p>
    <w:p w:rsidR="00CE1DF8" w:rsidRPr="00423395" w:rsidRDefault="00CE1DF8" w:rsidP="00CE1DF8">
      <w:pPr>
        <w:jc w:val="both"/>
      </w:pPr>
    </w:p>
    <w:p w:rsidR="0085507A" w:rsidRPr="00423395" w:rsidRDefault="0044252A" w:rsidP="0044252A">
      <w:pPr>
        <w:pStyle w:val="Heading2"/>
        <w:numPr>
          <w:ilvl w:val="0"/>
          <w:numId w:val="0"/>
        </w:numPr>
        <w:ind w:left="143" w:hanging="143"/>
      </w:pPr>
      <w:bookmarkStart w:id="26" w:name="_Toc199916984"/>
      <w:bookmarkStart w:id="27" w:name="_Toc343606059"/>
      <w:bookmarkStart w:id="28" w:name="_Toc118789295"/>
      <w:r w:rsidRPr="00423395">
        <w:t>4.4</w:t>
      </w:r>
      <w:r w:rsidRPr="00423395">
        <w:tab/>
      </w:r>
      <w:r w:rsidR="0085507A" w:rsidRPr="00423395">
        <w:t xml:space="preserve">Řízení </w:t>
      </w:r>
      <w:bookmarkEnd w:id="26"/>
      <w:r w:rsidR="00B358A4" w:rsidRPr="00423395">
        <w:t>Ú</w:t>
      </w:r>
      <w:r w:rsidR="00FA68ED" w:rsidRPr="00423395">
        <w:t>VV</w:t>
      </w:r>
      <w:bookmarkEnd w:id="27"/>
      <w:bookmarkEnd w:id="28"/>
    </w:p>
    <w:p w:rsidR="0085507A" w:rsidRPr="00423395" w:rsidRDefault="0044252A" w:rsidP="00C07FCC">
      <w:pPr>
        <w:pStyle w:val="Heading3"/>
        <w:numPr>
          <w:ilvl w:val="0"/>
          <w:numId w:val="0"/>
        </w:numPr>
        <w:rPr>
          <w:b w:val="0"/>
        </w:rPr>
      </w:pPr>
      <w:bookmarkStart w:id="29" w:name="_Toc199916985"/>
      <w:bookmarkStart w:id="30" w:name="_Toc343606060"/>
      <w:bookmarkStart w:id="31" w:name="_Toc118789296"/>
      <w:r w:rsidRPr="00423395">
        <w:rPr>
          <w:b w:val="0"/>
        </w:rPr>
        <w:t>4.4.1</w:t>
      </w:r>
      <w:r w:rsidRPr="00423395">
        <w:rPr>
          <w:b w:val="0"/>
        </w:rPr>
        <w:tab/>
      </w:r>
      <w:r w:rsidR="0085507A" w:rsidRPr="00423395">
        <w:rPr>
          <w:b w:val="0"/>
        </w:rPr>
        <w:t xml:space="preserve">Strategické řízení </w:t>
      </w:r>
      <w:r w:rsidR="00C827B4" w:rsidRPr="00423395">
        <w:rPr>
          <w:b w:val="0"/>
        </w:rPr>
        <w:t>ÚVV</w:t>
      </w:r>
      <w:bookmarkEnd w:id="29"/>
      <w:bookmarkEnd w:id="30"/>
      <w:bookmarkEnd w:id="31"/>
    </w:p>
    <w:p w:rsidR="0085507A" w:rsidRPr="00423395" w:rsidRDefault="0085507A" w:rsidP="00C07FCC">
      <w:pPr>
        <w:jc w:val="both"/>
        <w:rPr>
          <w:rFonts w:ascii="Arial" w:hAnsi="Arial" w:cs="Arial"/>
          <w:sz w:val="22"/>
          <w:szCs w:val="22"/>
        </w:rPr>
      </w:pPr>
      <w:r w:rsidRPr="00423395">
        <w:rPr>
          <w:rFonts w:ascii="Arial" w:hAnsi="Arial" w:cs="Arial"/>
          <w:sz w:val="22"/>
          <w:szCs w:val="22"/>
        </w:rPr>
        <w:t>Strategické řízení vychází z</w:t>
      </w:r>
      <w:r w:rsidR="009366DA" w:rsidRPr="00423395">
        <w:rPr>
          <w:rFonts w:ascii="Arial" w:hAnsi="Arial" w:cs="Arial"/>
          <w:sz w:val="22"/>
          <w:szCs w:val="22"/>
        </w:rPr>
        <w:t xml:space="preserve"> </w:t>
      </w:r>
      <w:r w:rsidRPr="00423395">
        <w:rPr>
          <w:rFonts w:ascii="Arial" w:hAnsi="Arial" w:cs="Arial"/>
          <w:sz w:val="22"/>
          <w:szCs w:val="22"/>
        </w:rPr>
        <w:t>Politiky</w:t>
      </w:r>
      <w:r w:rsidR="009366DA" w:rsidRPr="00423395">
        <w:rPr>
          <w:rFonts w:ascii="Arial" w:hAnsi="Arial" w:cs="Arial"/>
          <w:sz w:val="22"/>
          <w:szCs w:val="22"/>
        </w:rPr>
        <w:t xml:space="preserve"> </w:t>
      </w:r>
      <w:r w:rsidR="0078666C" w:rsidRPr="0078666C">
        <w:rPr>
          <w:rFonts w:ascii="Arial" w:hAnsi="Arial" w:cs="Arial"/>
          <w:color w:val="FF0000"/>
          <w:sz w:val="22"/>
          <w:szCs w:val="22"/>
        </w:rPr>
        <w:t>kvality FN Brno a cílů vedoucí</w:t>
      </w:r>
      <w:r w:rsidR="004C3679">
        <w:rPr>
          <w:rFonts w:ascii="Arial" w:hAnsi="Arial" w:cs="Arial"/>
          <w:color w:val="FF0000"/>
          <w:sz w:val="22"/>
          <w:szCs w:val="22"/>
        </w:rPr>
        <w:t>m</w:t>
      </w:r>
      <w:r w:rsidR="0078666C" w:rsidRPr="0078666C">
        <w:rPr>
          <w:rFonts w:ascii="Arial" w:hAnsi="Arial" w:cs="Arial"/>
          <w:color w:val="FF0000"/>
          <w:sz w:val="22"/>
          <w:szCs w:val="22"/>
        </w:rPr>
        <w:t xml:space="preserve"> k jejímu dosažení</w:t>
      </w:r>
      <w:r w:rsidR="009366DA" w:rsidRPr="00423395">
        <w:rPr>
          <w:rFonts w:ascii="Arial" w:hAnsi="Arial" w:cs="Arial"/>
          <w:sz w:val="22"/>
          <w:szCs w:val="22"/>
        </w:rPr>
        <w:t>,</w:t>
      </w:r>
      <w:r w:rsidRPr="00423395">
        <w:rPr>
          <w:rFonts w:ascii="Arial" w:hAnsi="Arial" w:cs="Arial"/>
          <w:sz w:val="22"/>
          <w:szCs w:val="22"/>
        </w:rPr>
        <w:t xml:space="preserve"> podporuje dlouhodobé strategické záměry vedení FN Brno</w:t>
      </w:r>
      <w:r w:rsidR="0005746F" w:rsidRPr="00423395">
        <w:rPr>
          <w:rFonts w:ascii="Arial" w:hAnsi="Arial" w:cs="Arial"/>
          <w:sz w:val="22"/>
          <w:szCs w:val="22"/>
        </w:rPr>
        <w:t>.</w:t>
      </w:r>
    </w:p>
    <w:p w:rsidR="0085507A" w:rsidRPr="00423395" w:rsidRDefault="0085507A" w:rsidP="00C07FCC">
      <w:pPr>
        <w:jc w:val="both"/>
        <w:rPr>
          <w:rFonts w:ascii="Arial" w:hAnsi="Arial" w:cs="Arial"/>
          <w:sz w:val="22"/>
          <w:szCs w:val="22"/>
        </w:rPr>
      </w:pPr>
    </w:p>
    <w:p w:rsidR="0085507A" w:rsidRPr="00423395" w:rsidRDefault="0044252A" w:rsidP="00C07FCC">
      <w:pPr>
        <w:pStyle w:val="Heading3"/>
        <w:numPr>
          <w:ilvl w:val="0"/>
          <w:numId w:val="0"/>
        </w:numPr>
        <w:rPr>
          <w:b w:val="0"/>
        </w:rPr>
      </w:pPr>
      <w:bookmarkStart w:id="32" w:name="_Toc199916986"/>
      <w:bookmarkStart w:id="33" w:name="_Toc343606061"/>
      <w:bookmarkStart w:id="34" w:name="_Toc118789297"/>
      <w:r w:rsidRPr="00423395">
        <w:rPr>
          <w:b w:val="0"/>
        </w:rPr>
        <w:t>4.4.2</w:t>
      </w:r>
      <w:r w:rsidRPr="00423395">
        <w:rPr>
          <w:b w:val="0"/>
        </w:rPr>
        <w:tab/>
      </w:r>
      <w:r w:rsidR="0085507A" w:rsidRPr="00423395">
        <w:rPr>
          <w:b w:val="0"/>
        </w:rPr>
        <w:t xml:space="preserve">Operativní řízení </w:t>
      </w:r>
      <w:bookmarkEnd w:id="32"/>
      <w:r w:rsidR="00C827B4" w:rsidRPr="00423395">
        <w:rPr>
          <w:b w:val="0"/>
        </w:rPr>
        <w:t>ÚVV</w:t>
      </w:r>
      <w:bookmarkEnd w:id="33"/>
      <w:bookmarkEnd w:id="34"/>
    </w:p>
    <w:p w:rsidR="0085507A" w:rsidRPr="00423395" w:rsidRDefault="0085507A" w:rsidP="00C07FCC">
      <w:pPr>
        <w:jc w:val="both"/>
      </w:pPr>
      <w:r w:rsidRPr="00423395">
        <w:rPr>
          <w:rFonts w:ascii="Arial" w:hAnsi="Arial" w:cs="Arial"/>
          <w:sz w:val="22"/>
          <w:szCs w:val="22"/>
        </w:rPr>
        <w:t xml:space="preserve">Operativní řízení </w:t>
      </w:r>
      <w:r w:rsidR="00514FD4" w:rsidRPr="00423395">
        <w:rPr>
          <w:rFonts w:ascii="Arial" w:hAnsi="Arial" w:cs="Arial"/>
          <w:sz w:val="22"/>
          <w:szCs w:val="22"/>
        </w:rPr>
        <w:t xml:space="preserve">útvaru </w:t>
      </w:r>
      <w:r w:rsidRPr="00423395">
        <w:rPr>
          <w:rFonts w:ascii="Arial" w:hAnsi="Arial" w:cs="Arial"/>
          <w:sz w:val="22"/>
          <w:szCs w:val="22"/>
        </w:rPr>
        <w:t>vychází z okamžitých potřeb realizace zadaných úkolů z jednání a</w:t>
      </w:r>
      <w:r w:rsidR="002C5369" w:rsidRPr="00423395">
        <w:rPr>
          <w:rFonts w:ascii="Arial" w:hAnsi="Arial" w:cs="Arial"/>
          <w:sz w:val="22"/>
          <w:szCs w:val="22"/>
        </w:rPr>
        <w:t xml:space="preserve"> </w:t>
      </w:r>
      <w:r w:rsidRPr="00423395">
        <w:rPr>
          <w:rFonts w:ascii="Arial" w:hAnsi="Arial" w:cs="Arial"/>
          <w:sz w:val="22"/>
          <w:szCs w:val="22"/>
        </w:rPr>
        <w:t>porad</w:t>
      </w:r>
      <w:r w:rsidR="00371EB0" w:rsidRPr="00423395">
        <w:rPr>
          <w:rFonts w:ascii="Arial" w:hAnsi="Arial" w:cs="Arial"/>
          <w:sz w:val="22"/>
          <w:szCs w:val="22"/>
        </w:rPr>
        <w:t xml:space="preserve"> </w:t>
      </w:r>
      <w:r w:rsidRPr="00423395">
        <w:rPr>
          <w:rFonts w:ascii="Arial" w:hAnsi="Arial" w:cs="Arial"/>
          <w:sz w:val="22"/>
          <w:szCs w:val="22"/>
        </w:rPr>
        <w:t>vedení FN Brno</w:t>
      </w:r>
      <w:r w:rsidR="00C232BF" w:rsidRPr="00423395">
        <w:rPr>
          <w:rFonts w:ascii="Arial" w:hAnsi="Arial" w:cs="Arial"/>
          <w:sz w:val="22"/>
          <w:szCs w:val="22"/>
        </w:rPr>
        <w:t xml:space="preserve"> a náměstka</w:t>
      </w:r>
      <w:r w:rsidR="002F11A9" w:rsidRPr="00423395">
        <w:rPr>
          <w:rFonts w:ascii="Arial" w:hAnsi="Arial" w:cs="Arial"/>
          <w:sz w:val="22"/>
          <w:szCs w:val="22"/>
        </w:rPr>
        <w:t xml:space="preserve"> pro</w:t>
      </w:r>
      <w:r w:rsidR="00887F0A" w:rsidRPr="00423395">
        <w:rPr>
          <w:rFonts w:ascii="Arial" w:hAnsi="Arial" w:cs="Arial"/>
          <w:sz w:val="22"/>
          <w:szCs w:val="22"/>
        </w:rPr>
        <w:t xml:space="preserve"> V</w:t>
      </w:r>
      <w:r w:rsidR="00604841" w:rsidRPr="00423395">
        <w:rPr>
          <w:rFonts w:ascii="Arial" w:hAnsi="Arial" w:cs="Arial"/>
          <w:sz w:val="22"/>
          <w:szCs w:val="22"/>
        </w:rPr>
        <w:t>a</w:t>
      </w:r>
      <w:r w:rsidR="00887F0A" w:rsidRPr="00423395">
        <w:rPr>
          <w:rFonts w:ascii="Arial" w:hAnsi="Arial" w:cs="Arial"/>
          <w:sz w:val="22"/>
          <w:szCs w:val="22"/>
        </w:rPr>
        <w:t xml:space="preserve">V. </w:t>
      </w:r>
      <w:r w:rsidRPr="00423395">
        <w:rPr>
          <w:rFonts w:ascii="Arial" w:hAnsi="Arial" w:cs="Arial"/>
          <w:sz w:val="22"/>
          <w:szCs w:val="22"/>
        </w:rPr>
        <w:t>O</w:t>
      </w:r>
      <w:r w:rsidR="00C232BF" w:rsidRPr="00423395">
        <w:rPr>
          <w:rFonts w:ascii="Arial" w:hAnsi="Arial" w:cs="Arial"/>
          <w:sz w:val="22"/>
          <w:szCs w:val="22"/>
        </w:rPr>
        <w:t xml:space="preserve"> </w:t>
      </w:r>
      <w:r w:rsidRPr="00423395">
        <w:rPr>
          <w:rFonts w:ascii="Arial" w:hAnsi="Arial" w:cs="Arial"/>
          <w:sz w:val="22"/>
          <w:szCs w:val="22"/>
        </w:rPr>
        <w:t xml:space="preserve">výsledcích plnění úkolů a případných požadavcích na zdroje pro jejich splnění podávají odpovědní zaměstnanci </w:t>
      </w:r>
      <w:r w:rsidR="00E60C77" w:rsidRPr="00423395">
        <w:rPr>
          <w:rFonts w:ascii="Arial" w:hAnsi="Arial" w:cs="Arial"/>
          <w:sz w:val="22"/>
          <w:szCs w:val="22"/>
        </w:rPr>
        <w:t>útvaru</w:t>
      </w:r>
      <w:r w:rsidR="00887F0A" w:rsidRPr="00423395">
        <w:rPr>
          <w:rFonts w:ascii="Arial" w:hAnsi="Arial" w:cs="Arial"/>
          <w:sz w:val="22"/>
          <w:szCs w:val="22"/>
        </w:rPr>
        <w:t xml:space="preserve"> </w:t>
      </w:r>
      <w:r w:rsidRPr="00423395">
        <w:rPr>
          <w:rFonts w:ascii="Arial" w:hAnsi="Arial" w:cs="Arial"/>
          <w:sz w:val="22"/>
          <w:szCs w:val="22"/>
        </w:rPr>
        <w:t>zprávy v</w:t>
      </w:r>
      <w:r w:rsidR="002C5369" w:rsidRPr="00423395">
        <w:rPr>
          <w:rFonts w:ascii="Arial" w:hAnsi="Arial" w:cs="Arial"/>
          <w:sz w:val="22"/>
          <w:szCs w:val="22"/>
        </w:rPr>
        <w:t xml:space="preserve"> </w:t>
      </w:r>
      <w:r w:rsidRPr="00423395">
        <w:rPr>
          <w:rFonts w:ascii="Arial" w:hAnsi="Arial" w:cs="Arial"/>
          <w:sz w:val="22"/>
          <w:szCs w:val="22"/>
        </w:rPr>
        <w:t>určeném termínu podle způsobu zadání úkolu</w:t>
      </w:r>
      <w:r w:rsidR="00855AA3" w:rsidRPr="00423395">
        <w:rPr>
          <w:rFonts w:ascii="Arial" w:hAnsi="Arial" w:cs="Arial"/>
          <w:sz w:val="22"/>
          <w:szCs w:val="22"/>
        </w:rPr>
        <w:t>;</w:t>
      </w:r>
      <w:r w:rsidRPr="00423395">
        <w:rPr>
          <w:rFonts w:ascii="Arial" w:hAnsi="Arial" w:cs="Arial"/>
          <w:sz w:val="22"/>
          <w:szCs w:val="22"/>
        </w:rPr>
        <w:t xml:space="preserve"> zejména elektronicky.</w:t>
      </w:r>
    </w:p>
    <w:p w:rsidR="0085507A" w:rsidRPr="00423395" w:rsidRDefault="0085507A" w:rsidP="0085507A">
      <w:pPr>
        <w:rPr>
          <w:rFonts w:ascii="Arial" w:hAnsi="Arial" w:cs="Arial"/>
          <w:sz w:val="22"/>
          <w:szCs w:val="22"/>
        </w:rPr>
      </w:pPr>
    </w:p>
    <w:p w:rsidR="0085507A" w:rsidRPr="00423395" w:rsidRDefault="0085507A" w:rsidP="0085507A">
      <w:pPr>
        <w:rPr>
          <w:rFonts w:ascii="Arial" w:hAnsi="Arial" w:cs="Arial"/>
          <w:sz w:val="22"/>
          <w:szCs w:val="22"/>
        </w:rPr>
      </w:pPr>
    </w:p>
    <w:p w:rsidR="0085507A" w:rsidRPr="00423395" w:rsidRDefault="0044252A" w:rsidP="0044252A">
      <w:pPr>
        <w:pStyle w:val="Heading2"/>
        <w:numPr>
          <w:ilvl w:val="0"/>
          <w:numId w:val="0"/>
        </w:numPr>
        <w:ind w:left="143" w:hanging="143"/>
      </w:pPr>
      <w:bookmarkStart w:id="35" w:name="_Toc199916987"/>
      <w:bookmarkStart w:id="36" w:name="_Toc343606062"/>
      <w:bookmarkStart w:id="37" w:name="_Toc118789298"/>
      <w:r w:rsidRPr="00423395">
        <w:t>4.5</w:t>
      </w:r>
      <w:r w:rsidRPr="00423395">
        <w:tab/>
      </w:r>
      <w:r w:rsidR="0085507A" w:rsidRPr="00423395">
        <w:t>Říd</w:t>
      </w:r>
      <w:r w:rsidR="00B358A4" w:rsidRPr="00423395">
        <w:t>i</w:t>
      </w:r>
      <w:r w:rsidR="0085507A" w:rsidRPr="00423395">
        <w:t xml:space="preserve">cí struktura </w:t>
      </w:r>
      <w:r w:rsidR="00C827B4" w:rsidRPr="00423395">
        <w:t>ÚVV</w:t>
      </w:r>
      <w:bookmarkEnd w:id="36"/>
      <w:bookmarkEnd w:id="37"/>
      <w:r w:rsidR="00C827B4" w:rsidRPr="00423395">
        <w:t xml:space="preserve"> </w:t>
      </w:r>
      <w:bookmarkEnd w:id="35"/>
    </w:p>
    <w:p w:rsidR="0085507A" w:rsidRPr="00423395" w:rsidRDefault="0085507A" w:rsidP="0085507A">
      <w:pPr>
        <w:spacing w:before="120"/>
        <w:jc w:val="both"/>
        <w:rPr>
          <w:rFonts w:ascii="Arial" w:hAnsi="Arial" w:cs="Arial"/>
          <w:sz w:val="22"/>
          <w:szCs w:val="22"/>
        </w:rPr>
      </w:pPr>
      <w:r w:rsidRPr="00423395">
        <w:rPr>
          <w:rFonts w:ascii="Arial" w:hAnsi="Arial" w:cs="Arial"/>
          <w:sz w:val="22"/>
          <w:szCs w:val="22"/>
        </w:rPr>
        <w:t>Základní výčet činností, za které je zaměstnanec odpovědný, včetně jeho pravomocí, je stanoven v</w:t>
      </w:r>
      <w:r w:rsidR="002337B5" w:rsidRPr="00423395">
        <w:rPr>
          <w:rFonts w:ascii="Arial" w:hAnsi="Arial" w:cs="Arial"/>
          <w:sz w:val="22"/>
          <w:szCs w:val="22"/>
        </w:rPr>
        <w:t xml:space="preserve"> </w:t>
      </w:r>
      <w:r w:rsidRPr="00423395">
        <w:rPr>
          <w:rFonts w:ascii="Arial" w:hAnsi="Arial" w:cs="Arial"/>
          <w:sz w:val="22"/>
          <w:szCs w:val="22"/>
        </w:rPr>
        <w:t>jeho pracovní náplni.</w:t>
      </w:r>
    </w:p>
    <w:p w:rsidR="00D65734" w:rsidRPr="00423395" w:rsidRDefault="00D65734" w:rsidP="00D65734">
      <w:pPr>
        <w:spacing w:before="120"/>
        <w:jc w:val="both"/>
        <w:rPr>
          <w:rFonts w:ascii="Arial" w:hAnsi="Arial" w:cs="Arial"/>
          <w:sz w:val="22"/>
          <w:szCs w:val="22"/>
        </w:rPr>
      </w:pPr>
      <w:r w:rsidRPr="00423395">
        <w:rPr>
          <w:rFonts w:ascii="Arial" w:hAnsi="Arial" w:cs="Arial"/>
          <w:sz w:val="22"/>
          <w:szCs w:val="22"/>
        </w:rPr>
        <w:t>Pracovní místa vedoucích zaměstnanců jsou vytvářena, obsazována a rušena v souladu s kapitolou 4.8, Organizačního řádu FN Brno.</w:t>
      </w:r>
    </w:p>
    <w:p w:rsidR="00D65734" w:rsidRPr="00423395" w:rsidRDefault="00D65734" w:rsidP="0085507A">
      <w:pPr>
        <w:spacing w:before="120"/>
        <w:jc w:val="both"/>
        <w:rPr>
          <w:rFonts w:ascii="Arial" w:hAnsi="Arial" w:cs="Arial"/>
          <w:sz w:val="22"/>
          <w:szCs w:val="22"/>
        </w:rPr>
      </w:pPr>
    </w:p>
    <w:p w:rsidR="0085507A" w:rsidRPr="00423395" w:rsidRDefault="0044252A" w:rsidP="00C07FCC">
      <w:pPr>
        <w:pStyle w:val="Heading3"/>
        <w:numPr>
          <w:ilvl w:val="0"/>
          <w:numId w:val="0"/>
        </w:numPr>
        <w:rPr>
          <w:b w:val="0"/>
        </w:rPr>
      </w:pPr>
      <w:bookmarkStart w:id="38" w:name="_Toc343606063"/>
      <w:bookmarkStart w:id="39" w:name="_Toc118789299"/>
      <w:r w:rsidRPr="00423395">
        <w:rPr>
          <w:b w:val="0"/>
        </w:rPr>
        <w:t>4.5.1</w:t>
      </w:r>
      <w:r w:rsidRPr="00423395">
        <w:rPr>
          <w:b w:val="0"/>
        </w:rPr>
        <w:tab/>
      </w:r>
      <w:r w:rsidR="007E6BD7" w:rsidRPr="00423395">
        <w:rPr>
          <w:b w:val="0"/>
        </w:rPr>
        <w:t xml:space="preserve">Náměstek </w:t>
      </w:r>
      <w:r w:rsidR="00B358A4" w:rsidRPr="00423395">
        <w:rPr>
          <w:b w:val="0"/>
        </w:rPr>
        <w:t xml:space="preserve">pro </w:t>
      </w:r>
      <w:r w:rsidR="007F044A" w:rsidRPr="00423395">
        <w:rPr>
          <w:b w:val="0"/>
        </w:rPr>
        <w:t>V</w:t>
      </w:r>
      <w:r w:rsidR="00604841" w:rsidRPr="00423395">
        <w:rPr>
          <w:b w:val="0"/>
        </w:rPr>
        <w:t>a</w:t>
      </w:r>
      <w:r w:rsidR="007F044A" w:rsidRPr="00423395">
        <w:rPr>
          <w:b w:val="0"/>
        </w:rPr>
        <w:t>V</w:t>
      </w:r>
      <w:bookmarkEnd w:id="38"/>
      <w:bookmarkEnd w:id="39"/>
    </w:p>
    <w:p w:rsidR="00F61EE5" w:rsidRPr="00423395" w:rsidRDefault="0085507A" w:rsidP="00C07FCC">
      <w:pPr>
        <w:jc w:val="both"/>
        <w:rPr>
          <w:rFonts w:ascii="Arial" w:hAnsi="Arial" w:cs="Arial"/>
          <w:sz w:val="22"/>
          <w:szCs w:val="22"/>
        </w:rPr>
      </w:pPr>
      <w:r w:rsidRPr="00423395">
        <w:rPr>
          <w:rFonts w:ascii="Arial" w:hAnsi="Arial" w:cs="Arial"/>
          <w:sz w:val="22"/>
          <w:szCs w:val="22"/>
        </w:rPr>
        <w:t xml:space="preserve">Je členem vedení </w:t>
      </w:r>
      <w:r w:rsidR="00F57D61" w:rsidRPr="00423395">
        <w:rPr>
          <w:rFonts w:ascii="Arial" w:hAnsi="Arial" w:cs="Arial"/>
          <w:sz w:val="22"/>
          <w:szCs w:val="22"/>
        </w:rPr>
        <w:t xml:space="preserve">FN Brno </w:t>
      </w:r>
      <w:r w:rsidRPr="00423395">
        <w:rPr>
          <w:rFonts w:ascii="Arial" w:hAnsi="Arial" w:cs="Arial"/>
          <w:sz w:val="22"/>
          <w:szCs w:val="22"/>
        </w:rPr>
        <w:t>a je přímo podřízen</w:t>
      </w:r>
      <w:r w:rsidR="00F61EE5" w:rsidRPr="00423395">
        <w:rPr>
          <w:rFonts w:ascii="Arial" w:hAnsi="Arial" w:cs="Arial"/>
          <w:sz w:val="22"/>
          <w:szCs w:val="22"/>
        </w:rPr>
        <w:t xml:space="preserve"> řediteli.</w:t>
      </w:r>
    </w:p>
    <w:p w:rsidR="00F61EE5" w:rsidRPr="00423395" w:rsidRDefault="00F61EE5" w:rsidP="0043378D">
      <w:pPr>
        <w:rPr>
          <w:rFonts w:ascii="Arial" w:hAnsi="Arial" w:cs="Arial"/>
          <w:sz w:val="22"/>
          <w:szCs w:val="22"/>
        </w:rPr>
      </w:pPr>
      <w:r w:rsidRPr="00423395">
        <w:rPr>
          <w:rFonts w:ascii="Arial" w:hAnsi="Arial"/>
          <w:sz w:val="22"/>
        </w:rPr>
        <w:t xml:space="preserve">Odpovídá za </w:t>
      </w:r>
      <w:r w:rsidRPr="00423395">
        <w:rPr>
          <w:rFonts w:ascii="Arial" w:hAnsi="Arial" w:cs="Arial"/>
          <w:sz w:val="22"/>
          <w:szCs w:val="22"/>
        </w:rPr>
        <w:t xml:space="preserve">realizaci politiky FN Brno na úseku vědy a výzkumu. Zajišťuje optimalizaci, propojení výzkumu FN Brno s MU v rámci plánované integrace, zvyšování výzkumného potenciálu FN Brno, </w:t>
      </w:r>
      <w:r w:rsidR="00D41ECA" w:rsidRPr="00423395">
        <w:rPr>
          <w:rFonts w:ascii="Arial" w:hAnsi="Arial" w:cs="Arial"/>
          <w:sz w:val="22"/>
          <w:szCs w:val="22"/>
        </w:rPr>
        <w:t xml:space="preserve">schvaluje </w:t>
      </w:r>
      <w:r w:rsidR="003C39DC" w:rsidRPr="00423395">
        <w:rPr>
          <w:rFonts w:ascii="Arial" w:hAnsi="Arial" w:cs="Arial"/>
          <w:sz w:val="22"/>
          <w:szCs w:val="22"/>
        </w:rPr>
        <w:t xml:space="preserve">účast na </w:t>
      </w:r>
      <w:r w:rsidRPr="00423395">
        <w:rPr>
          <w:rFonts w:ascii="Arial" w:hAnsi="Arial" w:cs="Arial"/>
          <w:sz w:val="22"/>
          <w:szCs w:val="22"/>
        </w:rPr>
        <w:t>projektech regionálních, vnitrostátních i mezinárodních</w:t>
      </w:r>
      <w:r w:rsidR="0043378D" w:rsidRPr="00423395">
        <w:rPr>
          <w:rFonts w:ascii="Arial" w:hAnsi="Arial" w:cs="Arial"/>
          <w:sz w:val="22"/>
          <w:szCs w:val="22"/>
        </w:rPr>
        <w:t xml:space="preserve"> a klinických hodnoceních.</w:t>
      </w:r>
    </w:p>
    <w:p w:rsidR="00F61EE5" w:rsidRPr="00423395" w:rsidRDefault="00F61EE5" w:rsidP="00F61EE5">
      <w:pPr>
        <w:jc w:val="both"/>
        <w:rPr>
          <w:rFonts w:ascii="Arial" w:hAnsi="Arial" w:cs="Arial"/>
          <w:sz w:val="22"/>
          <w:szCs w:val="22"/>
        </w:rPr>
      </w:pPr>
      <w:r w:rsidRPr="00423395">
        <w:rPr>
          <w:rFonts w:ascii="Arial" w:hAnsi="Arial" w:cs="Arial"/>
          <w:sz w:val="22"/>
          <w:szCs w:val="22"/>
        </w:rPr>
        <w:t xml:space="preserve">Přímo řídí vedoucího zaměstnance Oddělení vědy a výzkumu (OVV), Oddělení klinických studií (OKS) a Lékařské knihovny a výuky mediků (LKVM). Struktura ÚVV je popsána v Organizačním řádu </w:t>
      </w:r>
      <w:r w:rsidR="00E60C77" w:rsidRPr="00423395">
        <w:rPr>
          <w:rFonts w:ascii="Arial" w:hAnsi="Arial" w:cs="Arial"/>
          <w:sz w:val="22"/>
          <w:szCs w:val="22"/>
        </w:rPr>
        <w:t>útvaru.</w:t>
      </w:r>
    </w:p>
    <w:p w:rsidR="0085507A" w:rsidRPr="00423395" w:rsidRDefault="00002747" w:rsidP="0085507A">
      <w:pPr>
        <w:autoSpaceDE w:val="0"/>
        <w:autoSpaceDN w:val="0"/>
        <w:adjustRightInd w:val="0"/>
        <w:jc w:val="both"/>
        <w:rPr>
          <w:rFonts w:ascii="Arial" w:hAnsi="Arial" w:cs="Arial"/>
          <w:sz w:val="22"/>
          <w:szCs w:val="22"/>
        </w:rPr>
      </w:pPr>
      <w:r w:rsidRPr="00423395">
        <w:rPr>
          <w:rFonts w:ascii="Arial" w:hAnsi="Arial" w:cs="Arial"/>
          <w:sz w:val="22"/>
          <w:szCs w:val="22"/>
        </w:rPr>
        <w:t xml:space="preserve">Náměstka </w:t>
      </w:r>
      <w:r w:rsidR="00604841" w:rsidRPr="00423395">
        <w:rPr>
          <w:rFonts w:ascii="Arial" w:hAnsi="Arial" w:cs="Arial"/>
          <w:sz w:val="22"/>
          <w:szCs w:val="22"/>
        </w:rPr>
        <w:t>v</w:t>
      </w:r>
      <w:r w:rsidR="0085507A" w:rsidRPr="00423395">
        <w:rPr>
          <w:rFonts w:ascii="Arial" w:hAnsi="Arial" w:cs="Arial"/>
          <w:sz w:val="22"/>
          <w:szCs w:val="22"/>
        </w:rPr>
        <w:t xml:space="preserve"> době nepřítomnosti zastupuje pověřený zaměstnanec</w:t>
      </w:r>
      <w:r w:rsidR="00D65734" w:rsidRPr="00423395">
        <w:rPr>
          <w:rFonts w:ascii="Arial" w:hAnsi="Arial" w:cs="Arial"/>
          <w:sz w:val="22"/>
          <w:szCs w:val="22"/>
        </w:rPr>
        <w:t xml:space="preserve"> útvaru</w:t>
      </w:r>
      <w:r w:rsidR="0085507A" w:rsidRPr="00423395">
        <w:rPr>
          <w:rFonts w:ascii="Arial" w:hAnsi="Arial" w:cs="Arial"/>
          <w:sz w:val="22"/>
          <w:szCs w:val="22"/>
        </w:rPr>
        <w:t>, na něhož deleguje potřebné pravomoci a stanoví odpovědnosti.</w:t>
      </w:r>
    </w:p>
    <w:p w:rsidR="00BD73D1" w:rsidRPr="00423395" w:rsidRDefault="00ED79E0" w:rsidP="00E404B6">
      <w:pPr>
        <w:jc w:val="both"/>
        <w:rPr>
          <w:rFonts w:ascii="Arial" w:hAnsi="Arial" w:cs="Arial"/>
          <w:sz w:val="22"/>
          <w:szCs w:val="22"/>
        </w:rPr>
      </w:pPr>
      <w:bookmarkStart w:id="40" w:name="_Toc199916989"/>
      <w:r w:rsidRPr="00423395">
        <w:rPr>
          <w:rFonts w:ascii="Arial" w:hAnsi="Arial" w:cs="Arial"/>
          <w:sz w:val="22"/>
          <w:szCs w:val="22"/>
        </w:rPr>
        <w:t>Dokumenty, které je náměstek</w:t>
      </w:r>
      <w:r w:rsidR="00D65734" w:rsidRPr="00423395">
        <w:rPr>
          <w:rFonts w:ascii="Arial" w:hAnsi="Arial" w:cs="Arial"/>
          <w:sz w:val="22"/>
          <w:szCs w:val="22"/>
        </w:rPr>
        <w:t xml:space="preserve"> pro VaV</w:t>
      </w:r>
      <w:r w:rsidRPr="00423395">
        <w:rPr>
          <w:rFonts w:ascii="Arial" w:hAnsi="Arial" w:cs="Arial"/>
          <w:sz w:val="22"/>
          <w:szCs w:val="22"/>
        </w:rPr>
        <w:t xml:space="preserve"> oprávněn podepisovat v</w:t>
      </w:r>
      <w:r w:rsidR="008F1B40" w:rsidRPr="00423395">
        <w:rPr>
          <w:rFonts w:ascii="Arial" w:hAnsi="Arial" w:cs="Arial"/>
          <w:sz w:val="22"/>
          <w:szCs w:val="22"/>
        </w:rPr>
        <w:t xml:space="preserve"> </w:t>
      </w:r>
      <w:r w:rsidRPr="00423395">
        <w:rPr>
          <w:rFonts w:ascii="Arial" w:hAnsi="Arial" w:cs="Arial"/>
          <w:sz w:val="22"/>
          <w:szCs w:val="22"/>
        </w:rPr>
        <w:t>zastoupení ředitele FN Brno, jsou uvedeny v</w:t>
      </w:r>
      <w:r w:rsidR="008F1B40" w:rsidRPr="00423395">
        <w:rPr>
          <w:rFonts w:ascii="Arial" w:hAnsi="Arial" w:cs="Arial"/>
          <w:sz w:val="22"/>
          <w:szCs w:val="22"/>
        </w:rPr>
        <w:t xml:space="preserve"> </w:t>
      </w:r>
      <w:r w:rsidRPr="00423395">
        <w:rPr>
          <w:rFonts w:ascii="Arial" w:hAnsi="Arial" w:cs="Arial"/>
          <w:sz w:val="22"/>
          <w:szCs w:val="22"/>
        </w:rPr>
        <w:t xml:space="preserve">Příloze č. </w:t>
      </w:r>
      <w:r w:rsidR="005A4687" w:rsidRPr="00423395">
        <w:rPr>
          <w:rFonts w:ascii="Arial" w:hAnsi="Arial" w:cs="Arial"/>
          <w:sz w:val="22"/>
          <w:szCs w:val="22"/>
        </w:rPr>
        <w:t>23</w:t>
      </w:r>
      <w:r w:rsidRPr="00423395">
        <w:rPr>
          <w:rFonts w:ascii="Arial" w:hAnsi="Arial" w:cs="Arial"/>
          <w:sz w:val="22"/>
          <w:szCs w:val="22"/>
        </w:rPr>
        <w:t xml:space="preserve"> S/FN Brno/0001 „Organizační řád FN Brno.</w:t>
      </w:r>
    </w:p>
    <w:p w:rsidR="00D312B3" w:rsidRDefault="007852F3" w:rsidP="007852F3">
      <w:pPr>
        <w:jc w:val="both"/>
        <w:rPr>
          <w:rFonts w:ascii="Arial" w:hAnsi="Arial" w:cs="Arial"/>
          <w:sz w:val="22"/>
          <w:szCs w:val="22"/>
        </w:rPr>
      </w:pPr>
      <w:r w:rsidRPr="00423395">
        <w:rPr>
          <w:rFonts w:ascii="Arial" w:hAnsi="Arial" w:cs="Arial"/>
          <w:sz w:val="22"/>
          <w:szCs w:val="22"/>
        </w:rPr>
        <w:t>Poradním orgánem náměstka pro vědu a výzkum ve strategických otázkách směřování vědy a výzkumu ve FN Brno je Poradní komise náměstka pro VaV.</w:t>
      </w:r>
    </w:p>
    <w:p w:rsidR="007852F3" w:rsidRPr="00D312B3" w:rsidRDefault="007852F3" w:rsidP="00D312B3">
      <w:pPr>
        <w:rPr>
          <w:rFonts w:ascii="Arial" w:hAnsi="Arial" w:cs="Arial"/>
          <w:sz w:val="22"/>
          <w:szCs w:val="22"/>
        </w:rPr>
      </w:pPr>
    </w:p>
    <w:p w:rsidR="00D65734" w:rsidRPr="00423395" w:rsidRDefault="00D65734" w:rsidP="007852F3">
      <w:pPr>
        <w:jc w:val="both"/>
        <w:rPr>
          <w:rFonts w:ascii="Arial" w:hAnsi="Arial" w:cs="Arial"/>
          <w:sz w:val="22"/>
          <w:szCs w:val="22"/>
        </w:rPr>
      </w:pPr>
    </w:p>
    <w:p w:rsidR="00D65734" w:rsidRPr="00423395" w:rsidRDefault="00D65734" w:rsidP="007852F3">
      <w:pPr>
        <w:jc w:val="both"/>
        <w:rPr>
          <w:rFonts w:ascii="Arial" w:hAnsi="Arial" w:cs="Arial"/>
          <w:sz w:val="22"/>
          <w:szCs w:val="22"/>
        </w:rPr>
      </w:pPr>
    </w:p>
    <w:p w:rsidR="00CC075D" w:rsidRPr="00423395" w:rsidRDefault="00DB1936" w:rsidP="00A325ED">
      <w:pPr>
        <w:pStyle w:val="Heading3"/>
        <w:numPr>
          <w:ilvl w:val="0"/>
          <w:numId w:val="0"/>
        </w:numPr>
        <w:rPr>
          <w:b w:val="0"/>
        </w:rPr>
      </w:pPr>
      <w:bookmarkStart w:id="41" w:name="_Toc199916990"/>
      <w:bookmarkStart w:id="42" w:name="_Toc343606064"/>
      <w:bookmarkStart w:id="43" w:name="_Toc118789300"/>
      <w:bookmarkEnd w:id="40"/>
      <w:r w:rsidRPr="00423395">
        <w:rPr>
          <w:b w:val="0"/>
        </w:rPr>
        <w:t>4.5.2</w:t>
      </w:r>
      <w:r w:rsidRPr="00423395">
        <w:rPr>
          <w:b w:val="0"/>
        </w:rPr>
        <w:tab/>
      </w:r>
      <w:r w:rsidR="00CC075D" w:rsidRPr="00423395">
        <w:rPr>
          <w:b w:val="0"/>
        </w:rPr>
        <w:t>Vedoucí OVV</w:t>
      </w:r>
      <w:bookmarkEnd w:id="42"/>
      <w:bookmarkEnd w:id="43"/>
    </w:p>
    <w:p w:rsidR="003B169F" w:rsidRPr="00423395" w:rsidRDefault="00CC075D" w:rsidP="00364AA5">
      <w:pPr>
        <w:jc w:val="both"/>
        <w:rPr>
          <w:rFonts w:ascii="Arial" w:hAnsi="Arial" w:cs="Arial"/>
          <w:sz w:val="22"/>
          <w:szCs w:val="22"/>
        </w:rPr>
      </w:pPr>
      <w:r w:rsidRPr="00423395">
        <w:rPr>
          <w:rFonts w:ascii="Arial" w:hAnsi="Arial" w:cs="Arial"/>
          <w:sz w:val="22"/>
          <w:szCs w:val="22"/>
        </w:rPr>
        <w:t>Je přímo podřízený</w:t>
      </w:r>
      <w:r w:rsidR="00425422" w:rsidRPr="00423395">
        <w:rPr>
          <w:rFonts w:ascii="Arial" w:hAnsi="Arial" w:cs="Arial"/>
          <w:sz w:val="22"/>
          <w:szCs w:val="22"/>
        </w:rPr>
        <w:t xml:space="preserve"> </w:t>
      </w:r>
      <w:r w:rsidRPr="00423395">
        <w:rPr>
          <w:rFonts w:ascii="Arial" w:hAnsi="Arial" w:cs="Arial"/>
          <w:sz w:val="22"/>
          <w:szCs w:val="22"/>
        </w:rPr>
        <w:t xml:space="preserve">náměstkovi </w:t>
      </w:r>
      <w:r w:rsidR="00E5459B" w:rsidRPr="00423395">
        <w:rPr>
          <w:rFonts w:ascii="Arial" w:hAnsi="Arial" w:cs="Arial"/>
          <w:sz w:val="22"/>
          <w:szCs w:val="22"/>
        </w:rPr>
        <w:t>pro</w:t>
      </w:r>
      <w:r w:rsidR="007F044A" w:rsidRPr="00423395">
        <w:rPr>
          <w:rFonts w:ascii="Arial" w:hAnsi="Arial" w:cs="Arial"/>
          <w:sz w:val="22"/>
          <w:szCs w:val="22"/>
        </w:rPr>
        <w:t xml:space="preserve"> V</w:t>
      </w:r>
      <w:r w:rsidR="00604841" w:rsidRPr="00423395">
        <w:rPr>
          <w:rFonts w:ascii="Arial" w:hAnsi="Arial" w:cs="Arial"/>
          <w:sz w:val="22"/>
          <w:szCs w:val="22"/>
        </w:rPr>
        <w:t>a</w:t>
      </w:r>
      <w:r w:rsidR="007F044A" w:rsidRPr="00423395">
        <w:rPr>
          <w:rFonts w:ascii="Arial" w:hAnsi="Arial" w:cs="Arial"/>
          <w:sz w:val="22"/>
          <w:szCs w:val="22"/>
        </w:rPr>
        <w:t>V</w:t>
      </w:r>
      <w:r w:rsidR="003B169F" w:rsidRPr="00423395">
        <w:rPr>
          <w:rFonts w:ascii="Arial" w:hAnsi="Arial" w:cs="Arial"/>
          <w:sz w:val="22"/>
          <w:szCs w:val="22"/>
        </w:rPr>
        <w:t>, o</w:t>
      </w:r>
      <w:r w:rsidRPr="00423395">
        <w:rPr>
          <w:rFonts w:ascii="Arial" w:hAnsi="Arial" w:cs="Arial"/>
          <w:sz w:val="22"/>
          <w:szCs w:val="22"/>
        </w:rPr>
        <w:t xml:space="preserve">dpovídá za činnost oddělení </w:t>
      </w:r>
      <w:r w:rsidR="003B169F" w:rsidRPr="00423395">
        <w:rPr>
          <w:rFonts w:ascii="Arial" w:hAnsi="Arial" w:cs="Arial"/>
          <w:sz w:val="22"/>
          <w:szCs w:val="22"/>
        </w:rPr>
        <w:t xml:space="preserve">a </w:t>
      </w:r>
      <w:r w:rsidR="00751EFC" w:rsidRPr="00423395">
        <w:rPr>
          <w:rFonts w:ascii="Arial" w:hAnsi="Arial" w:cs="Arial"/>
          <w:sz w:val="22"/>
          <w:szCs w:val="22"/>
        </w:rPr>
        <w:t xml:space="preserve">organizačně </w:t>
      </w:r>
      <w:r w:rsidR="003B169F" w:rsidRPr="00423395">
        <w:rPr>
          <w:rFonts w:ascii="Arial" w:hAnsi="Arial" w:cs="Arial"/>
          <w:sz w:val="22"/>
          <w:szCs w:val="22"/>
        </w:rPr>
        <w:t>řídí jeho zaměstnance</w:t>
      </w:r>
      <w:r w:rsidR="00D631F1" w:rsidRPr="00423395">
        <w:rPr>
          <w:rFonts w:ascii="Arial" w:hAnsi="Arial" w:cs="Arial"/>
          <w:sz w:val="22"/>
          <w:szCs w:val="22"/>
        </w:rPr>
        <w:t xml:space="preserve"> jak po stránce odborné, tak personální, </w:t>
      </w:r>
      <w:r w:rsidR="001A1747" w:rsidRPr="00423395">
        <w:rPr>
          <w:rFonts w:ascii="Arial" w:hAnsi="Arial" w:cs="Arial"/>
          <w:sz w:val="22"/>
          <w:szCs w:val="22"/>
        </w:rPr>
        <w:t>plánuje jim úkoly a zároveň je kontroluje. R</w:t>
      </w:r>
      <w:r w:rsidR="00D631F1" w:rsidRPr="00423395">
        <w:rPr>
          <w:rFonts w:ascii="Arial" w:hAnsi="Arial" w:cs="Arial"/>
          <w:sz w:val="22"/>
          <w:szCs w:val="22"/>
        </w:rPr>
        <w:t>ozpracovává úkoly náměstka</w:t>
      </w:r>
      <w:r w:rsidR="002F11A9" w:rsidRPr="00423395">
        <w:rPr>
          <w:rFonts w:ascii="Arial" w:hAnsi="Arial" w:cs="Arial"/>
          <w:sz w:val="22"/>
          <w:szCs w:val="22"/>
        </w:rPr>
        <w:t xml:space="preserve"> </w:t>
      </w:r>
      <w:r w:rsidR="007F044A" w:rsidRPr="00423395">
        <w:rPr>
          <w:rFonts w:ascii="Arial" w:hAnsi="Arial" w:cs="Arial"/>
          <w:sz w:val="22"/>
          <w:szCs w:val="22"/>
        </w:rPr>
        <w:t>útvaru</w:t>
      </w:r>
      <w:r w:rsidR="00D631F1" w:rsidRPr="00423395">
        <w:rPr>
          <w:rFonts w:ascii="Arial" w:hAnsi="Arial" w:cs="Arial"/>
          <w:sz w:val="22"/>
          <w:szCs w:val="22"/>
        </w:rPr>
        <w:t>.</w:t>
      </w:r>
      <w:r w:rsidR="007852F3" w:rsidRPr="00423395">
        <w:rPr>
          <w:rFonts w:ascii="Arial" w:hAnsi="Arial" w:cs="Arial"/>
          <w:sz w:val="22"/>
          <w:szCs w:val="22"/>
        </w:rPr>
        <w:t xml:space="preserve"> </w:t>
      </w:r>
      <w:r w:rsidR="003B169F" w:rsidRPr="00423395">
        <w:rPr>
          <w:rFonts w:ascii="Arial" w:hAnsi="Arial" w:cs="Arial"/>
          <w:sz w:val="22"/>
          <w:szCs w:val="22"/>
        </w:rPr>
        <w:t xml:space="preserve">V případě nepřítomnosti pověří vedením jiného zaměstnance </w:t>
      </w:r>
      <w:r w:rsidR="00E5459B" w:rsidRPr="00423395">
        <w:rPr>
          <w:rFonts w:ascii="Arial" w:hAnsi="Arial" w:cs="Arial"/>
          <w:sz w:val="22"/>
          <w:szCs w:val="22"/>
        </w:rPr>
        <w:t>oddělení</w:t>
      </w:r>
      <w:r w:rsidR="003B169F" w:rsidRPr="00423395">
        <w:rPr>
          <w:rFonts w:ascii="Arial" w:hAnsi="Arial" w:cs="Arial"/>
          <w:sz w:val="22"/>
          <w:szCs w:val="22"/>
        </w:rPr>
        <w:t>.</w:t>
      </w:r>
      <w:r w:rsidR="004D5074" w:rsidRPr="00423395">
        <w:rPr>
          <w:rFonts w:ascii="Arial" w:hAnsi="Arial" w:cs="Arial"/>
          <w:sz w:val="22"/>
          <w:szCs w:val="22"/>
        </w:rPr>
        <w:t xml:space="preserve"> V</w:t>
      </w:r>
      <w:r w:rsidR="00C87735" w:rsidRPr="00423395">
        <w:rPr>
          <w:rFonts w:ascii="Arial" w:hAnsi="Arial" w:cs="Arial"/>
          <w:sz w:val="22"/>
          <w:szCs w:val="22"/>
        </w:rPr>
        <w:t xml:space="preserve"> </w:t>
      </w:r>
      <w:r w:rsidR="004D5074" w:rsidRPr="00423395">
        <w:rPr>
          <w:rFonts w:ascii="Arial" w:hAnsi="Arial" w:cs="Arial"/>
          <w:sz w:val="22"/>
          <w:szCs w:val="22"/>
        </w:rPr>
        <w:t>rámci své pracovní náplně</w:t>
      </w:r>
      <w:r w:rsidR="008F1B40" w:rsidRPr="00423395">
        <w:rPr>
          <w:rFonts w:ascii="Arial" w:hAnsi="Arial" w:cs="Arial"/>
          <w:sz w:val="22"/>
          <w:szCs w:val="22"/>
        </w:rPr>
        <w:t xml:space="preserve"> </w:t>
      </w:r>
      <w:r w:rsidR="004D5074" w:rsidRPr="00423395">
        <w:rPr>
          <w:rFonts w:ascii="Arial" w:hAnsi="Arial" w:cs="Arial"/>
          <w:sz w:val="22"/>
          <w:szCs w:val="22"/>
        </w:rPr>
        <w:t xml:space="preserve">vykonává i činnosti organizačního a administrativního charakteru za </w:t>
      </w:r>
      <w:r w:rsidR="00E60C77" w:rsidRPr="00423395">
        <w:rPr>
          <w:rFonts w:ascii="Arial" w:hAnsi="Arial" w:cs="Arial"/>
          <w:sz w:val="22"/>
          <w:szCs w:val="22"/>
        </w:rPr>
        <w:t>útvar</w:t>
      </w:r>
      <w:r w:rsidR="004D5074" w:rsidRPr="00423395">
        <w:rPr>
          <w:rFonts w:ascii="Arial" w:hAnsi="Arial" w:cs="Arial"/>
          <w:sz w:val="22"/>
          <w:szCs w:val="22"/>
        </w:rPr>
        <w:t xml:space="preserve"> (dříve pozice asistentky náměstka pro </w:t>
      </w:r>
      <w:r w:rsidR="00FA60C8" w:rsidRPr="00423395">
        <w:rPr>
          <w:rFonts w:ascii="Arial" w:hAnsi="Arial" w:cs="Arial"/>
          <w:sz w:val="22"/>
          <w:szCs w:val="22"/>
        </w:rPr>
        <w:t>V</w:t>
      </w:r>
      <w:r w:rsidR="00604841" w:rsidRPr="00423395">
        <w:rPr>
          <w:rFonts w:ascii="Arial" w:hAnsi="Arial" w:cs="Arial"/>
          <w:sz w:val="22"/>
          <w:szCs w:val="22"/>
        </w:rPr>
        <w:t>a</w:t>
      </w:r>
      <w:r w:rsidR="00FA60C8" w:rsidRPr="00423395">
        <w:rPr>
          <w:rFonts w:ascii="Arial" w:hAnsi="Arial" w:cs="Arial"/>
          <w:sz w:val="22"/>
          <w:szCs w:val="22"/>
        </w:rPr>
        <w:t>V)</w:t>
      </w:r>
      <w:r w:rsidR="004D5074" w:rsidRPr="00423395">
        <w:rPr>
          <w:rFonts w:ascii="Arial" w:hAnsi="Arial" w:cs="Arial"/>
          <w:sz w:val="22"/>
          <w:szCs w:val="22"/>
        </w:rPr>
        <w:t>.</w:t>
      </w:r>
    </w:p>
    <w:p w:rsidR="00CC075D" w:rsidRPr="00423395" w:rsidRDefault="00CC075D" w:rsidP="00364AA5">
      <w:pPr>
        <w:jc w:val="both"/>
        <w:rPr>
          <w:rFonts w:ascii="Arial" w:hAnsi="Arial" w:cs="Arial"/>
          <w:sz w:val="22"/>
          <w:szCs w:val="22"/>
        </w:rPr>
      </w:pPr>
      <w:r w:rsidRPr="00423395">
        <w:rPr>
          <w:rFonts w:ascii="Arial" w:hAnsi="Arial" w:cs="Arial"/>
          <w:sz w:val="22"/>
          <w:szCs w:val="22"/>
        </w:rPr>
        <w:t>Odpovídá za vzdělávání a účast na seminářích</w:t>
      </w:r>
      <w:r w:rsidR="00691B64" w:rsidRPr="00423395">
        <w:rPr>
          <w:rFonts w:ascii="Arial" w:hAnsi="Arial" w:cs="Arial"/>
          <w:sz w:val="22"/>
          <w:szCs w:val="22"/>
        </w:rPr>
        <w:t xml:space="preserve"> zaměstnanců OVV.</w:t>
      </w:r>
    </w:p>
    <w:p w:rsidR="004A2EB1" w:rsidRPr="00423395" w:rsidRDefault="001A1747" w:rsidP="00364AA5">
      <w:pPr>
        <w:jc w:val="both"/>
        <w:rPr>
          <w:rFonts w:ascii="Arial" w:hAnsi="Arial" w:cs="Arial"/>
          <w:sz w:val="22"/>
          <w:szCs w:val="22"/>
        </w:rPr>
      </w:pPr>
      <w:r w:rsidRPr="00423395">
        <w:rPr>
          <w:rFonts w:ascii="Arial" w:hAnsi="Arial" w:cs="Arial"/>
          <w:sz w:val="22"/>
          <w:szCs w:val="22"/>
        </w:rPr>
        <w:t xml:space="preserve">Pracovní </w:t>
      </w:r>
      <w:r w:rsidR="00635485" w:rsidRPr="00423395">
        <w:rPr>
          <w:rFonts w:ascii="Arial" w:hAnsi="Arial" w:cs="Arial"/>
          <w:sz w:val="22"/>
          <w:szCs w:val="22"/>
        </w:rPr>
        <w:t>místo</w:t>
      </w:r>
      <w:r w:rsidRPr="00423395">
        <w:rPr>
          <w:rFonts w:ascii="Arial" w:hAnsi="Arial" w:cs="Arial"/>
          <w:sz w:val="22"/>
          <w:szCs w:val="22"/>
        </w:rPr>
        <w:t xml:space="preserve"> je obsazován</w:t>
      </w:r>
      <w:r w:rsidR="00635485" w:rsidRPr="00423395">
        <w:rPr>
          <w:rFonts w:ascii="Arial" w:hAnsi="Arial" w:cs="Arial"/>
          <w:sz w:val="22"/>
          <w:szCs w:val="22"/>
        </w:rPr>
        <w:t>o</w:t>
      </w:r>
      <w:r w:rsidRPr="00423395">
        <w:rPr>
          <w:rFonts w:ascii="Arial" w:hAnsi="Arial" w:cs="Arial"/>
          <w:sz w:val="22"/>
          <w:szCs w:val="22"/>
        </w:rPr>
        <w:t xml:space="preserve"> v</w:t>
      </w:r>
      <w:r w:rsidR="004A2EB1" w:rsidRPr="00423395">
        <w:rPr>
          <w:rFonts w:ascii="Arial" w:hAnsi="Arial" w:cs="Arial"/>
          <w:sz w:val="22"/>
          <w:szCs w:val="22"/>
        </w:rPr>
        <w:t xml:space="preserve"> </w:t>
      </w:r>
      <w:r w:rsidRPr="00423395">
        <w:rPr>
          <w:rFonts w:ascii="Arial" w:hAnsi="Arial" w:cs="Arial"/>
          <w:sz w:val="22"/>
          <w:szCs w:val="22"/>
        </w:rPr>
        <w:t>souladu s</w:t>
      </w:r>
      <w:r w:rsidR="004A2EB1" w:rsidRPr="00423395">
        <w:rPr>
          <w:rFonts w:ascii="Arial" w:hAnsi="Arial" w:cs="Arial"/>
          <w:sz w:val="22"/>
          <w:szCs w:val="22"/>
        </w:rPr>
        <w:t xml:space="preserve"> </w:t>
      </w:r>
      <w:r w:rsidRPr="00423395">
        <w:rPr>
          <w:rFonts w:ascii="Arial" w:hAnsi="Arial" w:cs="Arial"/>
          <w:sz w:val="22"/>
          <w:szCs w:val="22"/>
        </w:rPr>
        <w:t xml:space="preserve">Organizačním řádem FN Brno (S/FN Brno/0001) </w:t>
      </w:r>
    </w:p>
    <w:p w:rsidR="001A1747" w:rsidRPr="00423395" w:rsidRDefault="001A1747" w:rsidP="00364AA5">
      <w:pPr>
        <w:jc w:val="both"/>
        <w:rPr>
          <w:rFonts w:ascii="Arial" w:hAnsi="Arial" w:cs="Arial"/>
          <w:sz w:val="22"/>
          <w:szCs w:val="22"/>
        </w:rPr>
      </w:pPr>
      <w:r w:rsidRPr="00423395">
        <w:rPr>
          <w:rFonts w:ascii="Arial" w:hAnsi="Arial" w:cs="Arial"/>
          <w:sz w:val="22"/>
          <w:szCs w:val="22"/>
        </w:rPr>
        <w:t>v</w:t>
      </w:r>
      <w:r w:rsidR="004A2EB1" w:rsidRPr="00423395">
        <w:rPr>
          <w:rFonts w:ascii="Arial" w:hAnsi="Arial" w:cs="Arial"/>
          <w:sz w:val="22"/>
          <w:szCs w:val="22"/>
        </w:rPr>
        <w:t xml:space="preserve"> </w:t>
      </w:r>
      <w:r w:rsidRPr="00423395">
        <w:rPr>
          <w:rFonts w:ascii="Arial" w:hAnsi="Arial" w:cs="Arial"/>
          <w:sz w:val="22"/>
          <w:szCs w:val="22"/>
        </w:rPr>
        <w:t>souladu s</w:t>
      </w:r>
      <w:r w:rsidR="004A2EB1" w:rsidRPr="00423395">
        <w:rPr>
          <w:rFonts w:ascii="Arial" w:hAnsi="Arial" w:cs="Arial"/>
          <w:sz w:val="22"/>
          <w:szCs w:val="22"/>
        </w:rPr>
        <w:t xml:space="preserve"> </w:t>
      </w:r>
      <w:r w:rsidR="00D65734" w:rsidRPr="00423395">
        <w:rPr>
          <w:rFonts w:ascii="Arial" w:hAnsi="Arial" w:cs="Arial"/>
          <w:sz w:val="22"/>
          <w:szCs w:val="22"/>
        </w:rPr>
        <w:t>kapitolou 4.</w:t>
      </w:r>
    </w:p>
    <w:p w:rsidR="001601F6" w:rsidRPr="00423395" w:rsidRDefault="001601F6" w:rsidP="001601F6">
      <w:pPr>
        <w:jc w:val="both"/>
        <w:rPr>
          <w:rFonts w:ascii="Arial" w:hAnsi="Arial" w:cs="Arial"/>
          <w:sz w:val="22"/>
          <w:szCs w:val="22"/>
        </w:rPr>
      </w:pPr>
    </w:p>
    <w:p w:rsidR="001601F6" w:rsidRPr="00423395" w:rsidRDefault="00DB1936" w:rsidP="00A325ED">
      <w:pPr>
        <w:pStyle w:val="Heading3"/>
        <w:numPr>
          <w:ilvl w:val="0"/>
          <w:numId w:val="0"/>
        </w:numPr>
        <w:rPr>
          <w:b w:val="0"/>
        </w:rPr>
      </w:pPr>
      <w:bookmarkStart w:id="44" w:name="_Toc118789301"/>
      <w:r w:rsidRPr="00423395">
        <w:rPr>
          <w:b w:val="0"/>
        </w:rPr>
        <w:t>4.5.3</w:t>
      </w:r>
      <w:r w:rsidRPr="00423395">
        <w:rPr>
          <w:b w:val="0"/>
        </w:rPr>
        <w:tab/>
      </w:r>
      <w:r w:rsidR="001601F6" w:rsidRPr="00423395">
        <w:rPr>
          <w:b w:val="0"/>
        </w:rPr>
        <w:t>Vedoucí OKS</w:t>
      </w:r>
      <w:bookmarkStart w:id="45" w:name="_Toc118724247"/>
      <w:bookmarkStart w:id="46" w:name="_Toc118724371"/>
      <w:bookmarkEnd w:id="44"/>
      <w:bookmarkEnd w:id="45"/>
      <w:bookmarkEnd w:id="46"/>
    </w:p>
    <w:p w:rsidR="00691B64" w:rsidRPr="00423395" w:rsidRDefault="007A3CDF" w:rsidP="00364AA5">
      <w:pPr>
        <w:jc w:val="both"/>
        <w:rPr>
          <w:rFonts w:ascii="Arial" w:hAnsi="Arial" w:cs="Arial"/>
          <w:sz w:val="22"/>
          <w:szCs w:val="22"/>
        </w:rPr>
      </w:pPr>
      <w:r w:rsidRPr="00423395">
        <w:rPr>
          <w:rFonts w:ascii="Arial" w:hAnsi="Arial" w:cs="Arial"/>
          <w:sz w:val="22"/>
          <w:szCs w:val="22"/>
        </w:rPr>
        <w:t>Je p</w:t>
      </w:r>
      <w:r w:rsidR="00410FA2" w:rsidRPr="00423395">
        <w:rPr>
          <w:rFonts w:ascii="Arial" w:hAnsi="Arial" w:cs="Arial"/>
          <w:sz w:val="22"/>
          <w:szCs w:val="22"/>
        </w:rPr>
        <w:t xml:space="preserve">římo podřízený </w:t>
      </w:r>
      <w:r w:rsidR="006649D0" w:rsidRPr="00423395">
        <w:rPr>
          <w:rFonts w:ascii="Arial" w:hAnsi="Arial" w:cs="Arial"/>
          <w:sz w:val="22"/>
          <w:szCs w:val="22"/>
        </w:rPr>
        <w:t xml:space="preserve">náměstkovi </w:t>
      </w:r>
      <w:r w:rsidR="00E5459B" w:rsidRPr="00423395">
        <w:rPr>
          <w:rFonts w:ascii="Arial" w:hAnsi="Arial" w:cs="Arial"/>
          <w:sz w:val="22"/>
          <w:szCs w:val="22"/>
        </w:rPr>
        <w:t xml:space="preserve">pro </w:t>
      </w:r>
      <w:r w:rsidR="0054381E" w:rsidRPr="00423395">
        <w:rPr>
          <w:rFonts w:ascii="Arial" w:hAnsi="Arial" w:cs="Arial"/>
          <w:sz w:val="22"/>
          <w:szCs w:val="22"/>
        </w:rPr>
        <w:t>V</w:t>
      </w:r>
      <w:r w:rsidR="00604841" w:rsidRPr="00423395">
        <w:rPr>
          <w:rFonts w:ascii="Arial" w:hAnsi="Arial" w:cs="Arial"/>
          <w:sz w:val="22"/>
          <w:szCs w:val="22"/>
        </w:rPr>
        <w:t>a</w:t>
      </w:r>
      <w:r w:rsidR="0054381E" w:rsidRPr="00423395">
        <w:rPr>
          <w:rFonts w:ascii="Arial" w:hAnsi="Arial" w:cs="Arial"/>
          <w:sz w:val="22"/>
          <w:szCs w:val="22"/>
        </w:rPr>
        <w:t>V</w:t>
      </w:r>
      <w:r w:rsidR="003B169F" w:rsidRPr="00423395">
        <w:rPr>
          <w:rFonts w:ascii="Arial" w:hAnsi="Arial" w:cs="Arial"/>
          <w:sz w:val="22"/>
          <w:szCs w:val="22"/>
        </w:rPr>
        <w:t>, odpovídá za činnost oddělení</w:t>
      </w:r>
      <w:r w:rsidR="00410FA2" w:rsidRPr="00423395">
        <w:rPr>
          <w:rFonts w:ascii="Arial" w:hAnsi="Arial" w:cs="Arial"/>
          <w:sz w:val="22"/>
          <w:szCs w:val="22"/>
        </w:rPr>
        <w:t xml:space="preserve"> a</w:t>
      </w:r>
      <w:r w:rsidR="001A1747" w:rsidRPr="00423395">
        <w:rPr>
          <w:rFonts w:ascii="Arial" w:hAnsi="Arial" w:cs="Arial"/>
          <w:sz w:val="22"/>
          <w:szCs w:val="22"/>
        </w:rPr>
        <w:t xml:space="preserve"> organizačně řídí jeho zaměstnance jak po stránce odborné, tak personální, plánuje jim úkoly a zároveň je kontroluje.</w:t>
      </w:r>
      <w:r w:rsidR="00232ECC" w:rsidRPr="00423395">
        <w:rPr>
          <w:rFonts w:ascii="Arial" w:hAnsi="Arial" w:cs="Arial"/>
          <w:sz w:val="22"/>
          <w:szCs w:val="22"/>
        </w:rPr>
        <w:t xml:space="preserve"> </w:t>
      </w:r>
      <w:r w:rsidR="00410FA2" w:rsidRPr="00423395">
        <w:rPr>
          <w:rFonts w:ascii="Arial" w:hAnsi="Arial" w:cs="Arial"/>
          <w:sz w:val="22"/>
          <w:szCs w:val="22"/>
        </w:rPr>
        <w:t>V</w:t>
      </w:r>
      <w:r w:rsidRPr="00423395">
        <w:rPr>
          <w:rFonts w:ascii="Arial" w:hAnsi="Arial" w:cs="Arial"/>
          <w:sz w:val="22"/>
          <w:szCs w:val="22"/>
        </w:rPr>
        <w:t xml:space="preserve"> </w:t>
      </w:r>
      <w:r w:rsidR="00410FA2" w:rsidRPr="00423395">
        <w:rPr>
          <w:rFonts w:ascii="Arial" w:hAnsi="Arial" w:cs="Arial"/>
          <w:sz w:val="22"/>
          <w:szCs w:val="22"/>
        </w:rPr>
        <w:t>případě nepřítom</w:t>
      </w:r>
      <w:r w:rsidRPr="00423395">
        <w:rPr>
          <w:rFonts w:ascii="Arial" w:hAnsi="Arial" w:cs="Arial"/>
          <w:sz w:val="22"/>
          <w:szCs w:val="22"/>
        </w:rPr>
        <w:t>nosti pověří vedením</w:t>
      </w:r>
      <w:r w:rsidR="00410FA2" w:rsidRPr="00423395">
        <w:rPr>
          <w:rFonts w:ascii="Arial" w:hAnsi="Arial" w:cs="Arial"/>
          <w:sz w:val="22"/>
          <w:szCs w:val="22"/>
        </w:rPr>
        <w:t xml:space="preserve"> jiného </w:t>
      </w:r>
      <w:r w:rsidR="00905D1D" w:rsidRPr="00423395">
        <w:rPr>
          <w:rFonts w:ascii="Arial" w:hAnsi="Arial" w:cs="Arial"/>
          <w:sz w:val="22"/>
          <w:szCs w:val="22"/>
        </w:rPr>
        <w:t xml:space="preserve">zaměstnance </w:t>
      </w:r>
      <w:r w:rsidR="00E5459B" w:rsidRPr="00423395">
        <w:rPr>
          <w:rFonts w:ascii="Arial" w:hAnsi="Arial" w:cs="Arial"/>
          <w:sz w:val="22"/>
          <w:szCs w:val="22"/>
        </w:rPr>
        <w:t>oddělení</w:t>
      </w:r>
      <w:r w:rsidR="00410FA2" w:rsidRPr="00423395">
        <w:rPr>
          <w:rFonts w:ascii="Arial" w:hAnsi="Arial" w:cs="Arial"/>
          <w:sz w:val="22"/>
          <w:szCs w:val="22"/>
        </w:rPr>
        <w:t>.</w:t>
      </w:r>
    </w:p>
    <w:p w:rsidR="007A3CDF" w:rsidRPr="00423395" w:rsidRDefault="007A3CDF" w:rsidP="00364AA5">
      <w:pPr>
        <w:jc w:val="both"/>
        <w:rPr>
          <w:rFonts w:ascii="Arial" w:hAnsi="Arial" w:cs="Arial"/>
          <w:sz w:val="22"/>
          <w:szCs w:val="22"/>
        </w:rPr>
      </w:pPr>
      <w:r w:rsidRPr="00423395">
        <w:rPr>
          <w:rFonts w:ascii="Arial" w:hAnsi="Arial" w:cs="Arial"/>
          <w:sz w:val="22"/>
          <w:szCs w:val="22"/>
        </w:rPr>
        <w:t>Odpovídá za vzdělávání a účast na seminářích</w:t>
      </w:r>
      <w:r w:rsidR="00691B64" w:rsidRPr="00423395">
        <w:rPr>
          <w:rFonts w:ascii="Arial" w:hAnsi="Arial" w:cs="Arial"/>
          <w:sz w:val="22"/>
          <w:szCs w:val="22"/>
        </w:rPr>
        <w:t xml:space="preserve"> zaměstnanců OKS.</w:t>
      </w:r>
    </w:p>
    <w:p w:rsidR="004A2EB1" w:rsidRPr="00423395" w:rsidRDefault="001A1747" w:rsidP="00364AA5">
      <w:pPr>
        <w:jc w:val="both"/>
        <w:rPr>
          <w:rFonts w:ascii="Arial" w:hAnsi="Arial" w:cs="Arial"/>
          <w:sz w:val="22"/>
          <w:szCs w:val="22"/>
        </w:rPr>
      </w:pPr>
      <w:r w:rsidRPr="00423395">
        <w:rPr>
          <w:rFonts w:ascii="Arial" w:hAnsi="Arial" w:cs="Arial"/>
          <w:sz w:val="22"/>
          <w:szCs w:val="22"/>
        </w:rPr>
        <w:t xml:space="preserve">Pracovní </w:t>
      </w:r>
      <w:r w:rsidR="00635485" w:rsidRPr="00423395">
        <w:rPr>
          <w:rFonts w:ascii="Arial" w:hAnsi="Arial" w:cs="Arial"/>
          <w:sz w:val="22"/>
          <w:szCs w:val="22"/>
        </w:rPr>
        <w:t>místo</w:t>
      </w:r>
      <w:r w:rsidRPr="00423395">
        <w:rPr>
          <w:rFonts w:ascii="Arial" w:hAnsi="Arial" w:cs="Arial"/>
          <w:sz w:val="22"/>
          <w:szCs w:val="22"/>
        </w:rPr>
        <w:t xml:space="preserve"> je obsazován</w:t>
      </w:r>
      <w:r w:rsidR="00635485" w:rsidRPr="00423395">
        <w:rPr>
          <w:rFonts w:ascii="Arial" w:hAnsi="Arial" w:cs="Arial"/>
          <w:sz w:val="22"/>
          <w:szCs w:val="22"/>
        </w:rPr>
        <w:t>o</w:t>
      </w:r>
      <w:r w:rsidRPr="00423395">
        <w:rPr>
          <w:rFonts w:ascii="Arial" w:hAnsi="Arial" w:cs="Arial"/>
          <w:sz w:val="22"/>
          <w:szCs w:val="22"/>
        </w:rPr>
        <w:t xml:space="preserve"> v</w:t>
      </w:r>
      <w:r w:rsidR="00C77698" w:rsidRPr="00423395">
        <w:rPr>
          <w:rFonts w:ascii="Arial" w:hAnsi="Arial" w:cs="Arial"/>
          <w:sz w:val="22"/>
          <w:szCs w:val="22"/>
        </w:rPr>
        <w:t xml:space="preserve"> </w:t>
      </w:r>
      <w:r w:rsidRPr="00423395">
        <w:rPr>
          <w:rFonts w:ascii="Arial" w:hAnsi="Arial" w:cs="Arial"/>
          <w:sz w:val="22"/>
          <w:szCs w:val="22"/>
        </w:rPr>
        <w:t>souladu s</w:t>
      </w:r>
      <w:r w:rsidR="00C77698" w:rsidRPr="00423395">
        <w:rPr>
          <w:rFonts w:ascii="Arial" w:hAnsi="Arial" w:cs="Arial"/>
          <w:sz w:val="22"/>
          <w:szCs w:val="22"/>
        </w:rPr>
        <w:t xml:space="preserve"> </w:t>
      </w:r>
      <w:r w:rsidRPr="00423395">
        <w:rPr>
          <w:rFonts w:ascii="Arial" w:hAnsi="Arial" w:cs="Arial"/>
          <w:sz w:val="22"/>
          <w:szCs w:val="22"/>
        </w:rPr>
        <w:t xml:space="preserve">Organizačním řádem FN Brno (S/FN Brno/0001) </w:t>
      </w:r>
    </w:p>
    <w:p w:rsidR="001A1747" w:rsidRPr="00423395" w:rsidRDefault="001A1747" w:rsidP="00364AA5">
      <w:pPr>
        <w:jc w:val="both"/>
        <w:rPr>
          <w:rFonts w:ascii="Arial" w:hAnsi="Arial" w:cs="Arial"/>
          <w:sz w:val="22"/>
          <w:szCs w:val="22"/>
        </w:rPr>
      </w:pPr>
      <w:r w:rsidRPr="00423395">
        <w:rPr>
          <w:rFonts w:ascii="Arial" w:hAnsi="Arial" w:cs="Arial"/>
          <w:sz w:val="22"/>
          <w:szCs w:val="22"/>
        </w:rPr>
        <w:t>v</w:t>
      </w:r>
      <w:r w:rsidR="004A2EB1" w:rsidRPr="00423395">
        <w:rPr>
          <w:rFonts w:ascii="Arial" w:hAnsi="Arial" w:cs="Arial"/>
          <w:sz w:val="22"/>
          <w:szCs w:val="22"/>
        </w:rPr>
        <w:t xml:space="preserve"> </w:t>
      </w:r>
      <w:r w:rsidRPr="00423395">
        <w:rPr>
          <w:rFonts w:ascii="Arial" w:hAnsi="Arial" w:cs="Arial"/>
          <w:sz w:val="22"/>
          <w:szCs w:val="22"/>
        </w:rPr>
        <w:t>souladu s</w:t>
      </w:r>
      <w:r w:rsidR="004A2EB1" w:rsidRPr="00423395">
        <w:rPr>
          <w:rFonts w:ascii="Arial" w:hAnsi="Arial" w:cs="Arial"/>
          <w:sz w:val="22"/>
          <w:szCs w:val="22"/>
        </w:rPr>
        <w:t xml:space="preserve"> </w:t>
      </w:r>
      <w:r w:rsidRPr="00423395">
        <w:rPr>
          <w:rFonts w:ascii="Arial" w:hAnsi="Arial" w:cs="Arial"/>
          <w:sz w:val="22"/>
          <w:szCs w:val="22"/>
        </w:rPr>
        <w:t>kapitolou 4.7.1.</w:t>
      </w:r>
    </w:p>
    <w:p w:rsidR="00905D1D" w:rsidRPr="00423395" w:rsidRDefault="00905D1D" w:rsidP="00905D1D">
      <w:pPr>
        <w:jc w:val="both"/>
        <w:rPr>
          <w:rFonts w:ascii="Arial" w:hAnsi="Arial" w:cs="Arial"/>
          <w:sz w:val="22"/>
          <w:szCs w:val="22"/>
        </w:rPr>
      </w:pPr>
    </w:p>
    <w:p w:rsidR="001601F6" w:rsidRPr="00423395" w:rsidRDefault="00DB1936" w:rsidP="00A325ED">
      <w:pPr>
        <w:pStyle w:val="Heading3"/>
        <w:numPr>
          <w:ilvl w:val="0"/>
          <w:numId w:val="0"/>
        </w:numPr>
        <w:rPr>
          <w:b w:val="0"/>
        </w:rPr>
      </w:pPr>
      <w:bookmarkStart w:id="47" w:name="_Toc343606066"/>
      <w:bookmarkStart w:id="48" w:name="_Toc118789302"/>
      <w:r w:rsidRPr="00423395">
        <w:rPr>
          <w:b w:val="0"/>
        </w:rPr>
        <w:t>4.5.</w:t>
      </w:r>
      <w:r w:rsidR="00293B7C" w:rsidRPr="00423395">
        <w:rPr>
          <w:b w:val="0"/>
        </w:rPr>
        <w:t>4</w:t>
      </w:r>
      <w:r w:rsidRPr="00423395">
        <w:rPr>
          <w:b w:val="0"/>
        </w:rPr>
        <w:tab/>
      </w:r>
      <w:r w:rsidR="0085507A" w:rsidRPr="00423395">
        <w:rPr>
          <w:b w:val="0"/>
        </w:rPr>
        <w:t xml:space="preserve">Vedoucí </w:t>
      </w:r>
      <w:r w:rsidR="00002747" w:rsidRPr="00423395">
        <w:rPr>
          <w:b w:val="0"/>
        </w:rPr>
        <w:t>LKVM</w:t>
      </w:r>
      <w:bookmarkEnd w:id="41"/>
      <w:bookmarkEnd w:id="47"/>
      <w:bookmarkEnd w:id="48"/>
      <w:r w:rsidR="001601F6" w:rsidRPr="00423395">
        <w:rPr>
          <w:b w:val="0"/>
        </w:rPr>
        <w:t xml:space="preserve"> </w:t>
      </w:r>
    </w:p>
    <w:p w:rsidR="001A1747" w:rsidRPr="00423395" w:rsidRDefault="00AA1907" w:rsidP="00A325ED">
      <w:pPr>
        <w:autoSpaceDE w:val="0"/>
        <w:autoSpaceDN w:val="0"/>
        <w:adjustRightInd w:val="0"/>
        <w:jc w:val="both"/>
        <w:rPr>
          <w:rFonts w:ascii="Arial" w:hAnsi="Arial" w:cs="Arial"/>
          <w:sz w:val="22"/>
          <w:szCs w:val="22"/>
        </w:rPr>
      </w:pPr>
      <w:r w:rsidRPr="00423395">
        <w:rPr>
          <w:rFonts w:ascii="Arial" w:hAnsi="Arial" w:cs="Arial"/>
          <w:sz w:val="22"/>
          <w:szCs w:val="22"/>
        </w:rPr>
        <w:t>J</w:t>
      </w:r>
      <w:r w:rsidR="0085507A" w:rsidRPr="00423395">
        <w:rPr>
          <w:rFonts w:ascii="Arial" w:hAnsi="Arial" w:cs="Arial"/>
          <w:sz w:val="22"/>
          <w:szCs w:val="22"/>
        </w:rPr>
        <w:t xml:space="preserve">e přímo </w:t>
      </w:r>
      <w:r w:rsidR="00D60E1B" w:rsidRPr="00423395">
        <w:rPr>
          <w:rFonts w:ascii="Arial" w:hAnsi="Arial" w:cs="Arial"/>
          <w:sz w:val="22"/>
          <w:szCs w:val="22"/>
        </w:rPr>
        <w:t xml:space="preserve">podřízený </w:t>
      </w:r>
      <w:r w:rsidR="006649D0" w:rsidRPr="00423395">
        <w:rPr>
          <w:rFonts w:ascii="Arial" w:hAnsi="Arial" w:cs="Arial"/>
          <w:sz w:val="22"/>
          <w:szCs w:val="22"/>
        </w:rPr>
        <w:t xml:space="preserve">náměstkovi </w:t>
      </w:r>
      <w:r w:rsidR="00E5459B" w:rsidRPr="00423395">
        <w:rPr>
          <w:rFonts w:ascii="Arial" w:hAnsi="Arial" w:cs="Arial"/>
          <w:sz w:val="22"/>
          <w:szCs w:val="22"/>
        </w:rPr>
        <w:t xml:space="preserve">pro </w:t>
      </w:r>
      <w:r w:rsidR="0054381E" w:rsidRPr="00423395">
        <w:rPr>
          <w:rFonts w:ascii="Arial" w:hAnsi="Arial" w:cs="Arial"/>
          <w:sz w:val="22"/>
          <w:szCs w:val="22"/>
        </w:rPr>
        <w:t>V</w:t>
      </w:r>
      <w:r w:rsidR="00604841" w:rsidRPr="00423395">
        <w:rPr>
          <w:rFonts w:ascii="Arial" w:hAnsi="Arial" w:cs="Arial"/>
          <w:sz w:val="22"/>
          <w:szCs w:val="22"/>
        </w:rPr>
        <w:t>a</w:t>
      </w:r>
      <w:r w:rsidR="0054381E" w:rsidRPr="00423395">
        <w:rPr>
          <w:rFonts w:ascii="Arial" w:hAnsi="Arial" w:cs="Arial"/>
          <w:sz w:val="22"/>
          <w:szCs w:val="22"/>
        </w:rPr>
        <w:t>V</w:t>
      </w:r>
      <w:r w:rsidR="0085507A" w:rsidRPr="00423395">
        <w:rPr>
          <w:rFonts w:ascii="Arial" w:hAnsi="Arial" w:cs="Arial"/>
          <w:sz w:val="22"/>
          <w:szCs w:val="22"/>
        </w:rPr>
        <w:t xml:space="preserve">, odpovídá za chod </w:t>
      </w:r>
      <w:r w:rsidR="00E5459B" w:rsidRPr="00423395">
        <w:rPr>
          <w:rFonts w:ascii="Arial" w:hAnsi="Arial" w:cs="Arial"/>
          <w:sz w:val="22"/>
          <w:szCs w:val="22"/>
        </w:rPr>
        <w:t xml:space="preserve">Lékařské </w:t>
      </w:r>
      <w:r w:rsidR="0085507A" w:rsidRPr="00423395">
        <w:rPr>
          <w:rFonts w:ascii="Arial" w:hAnsi="Arial" w:cs="Arial"/>
          <w:sz w:val="22"/>
          <w:szCs w:val="22"/>
        </w:rPr>
        <w:t xml:space="preserve">knihovny </w:t>
      </w:r>
      <w:r w:rsidR="00E5459B" w:rsidRPr="00423395">
        <w:rPr>
          <w:rFonts w:ascii="Arial" w:hAnsi="Arial" w:cs="Arial"/>
          <w:sz w:val="22"/>
          <w:szCs w:val="22"/>
        </w:rPr>
        <w:t xml:space="preserve">FN Brno </w:t>
      </w:r>
      <w:r w:rsidR="001A1747" w:rsidRPr="00423395">
        <w:rPr>
          <w:rFonts w:ascii="Arial" w:hAnsi="Arial" w:cs="Arial"/>
          <w:sz w:val="22"/>
          <w:szCs w:val="22"/>
        </w:rPr>
        <w:t xml:space="preserve">a organizačně </w:t>
      </w:r>
      <w:r w:rsidR="002D6F55" w:rsidRPr="00423395">
        <w:rPr>
          <w:rFonts w:ascii="Arial" w:hAnsi="Arial" w:cs="Arial"/>
          <w:sz w:val="22"/>
          <w:szCs w:val="22"/>
        </w:rPr>
        <w:t>řídí její</w:t>
      </w:r>
      <w:r w:rsidR="001A1747" w:rsidRPr="00423395">
        <w:rPr>
          <w:rFonts w:ascii="Arial" w:hAnsi="Arial" w:cs="Arial"/>
          <w:sz w:val="22"/>
          <w:szCs w:val="22"/>
        </w:rPr>
        <w:t xml:space="preserve"> zaměstnance jak po stránce odborné, tak personální, plánuje jim úkoly a zároveň je kontroluje. V případě</w:t>
      </w:r>
      <w:r w:rsidR="0085507A" w:rsidRPr="00423395">
        <w:rPr>
          <w:rFonts w:ascii="Arial" w:hAnsi="Arial" w:cs="Arial"/>
          <w:sz w:val="22"/>
          <w:szCs w:val="22"/>
        </w:rPr>
        <w:t xml:space="preserve"> nepřítomnosti </w:t>
      </w:r>
      <w:r w:rsidR="001A1747" w:rsidRPr="00423395">
        <w:rPr>
          <w:rFonts w:ascii="Arial" w:hAnsi="Arial" w:cs="Arial"/>
          <w:sz w:val="22"/>
          <w:szCs w:val="22"/>
        </w:rPr>
        <w:t>pověří vedením jiného zaměstnance Lékařské knihovny.</w:t>
      </w:r>
    </w:p>
    <w:p w:rsidR="0085507A" w:rsidRPr="00423395" w:rsidRDefault="00691B64" w:rsidP="001A1747">
      <w:pPr>
        <w:autoSpaceDE w:val="0"/>
        <w:autoSpaceDN w:val="0"/>
        <w:adjustRightInd w:val="0"/>
        <w:jc w:val="both"/>
        <w:rPr>
          <w:rFonts w:ascii="Arial" w:hAnsi="Arial" w:cs="Arial"/>
          <w:sz w:val="22"/>
          <w:szCs w:val="22"/>
        </w:rPr>
      </w:pPr>
      <w:r w:rsidRPr="00423395">
        <w:rPr>
          <w:rFonts w:ascii="Arial" w:hAnsi="Arial" w:cs="Arial"/>
          <w:sz w:val="22"/>
          <w:szCs w:val="22"/>
        </w:rPr>
        <w:t>O</w:t>
      </w:r>
      <w:r w:rsidR="0085507A" w:rsidRPr="00423395">
        <w:rPr>
          <w:rFonts w:ascii="Arial" w:hAnsi="Arial" w:cs="Arial"/>
          <w:sz w:val="22"/>
          <w:szCs w:val="22"/>
        </w:rPr>
        <w:t xml:space="preserve">dpovídá za pravidelné vzdělávání a účast na seminářích </w:t>
      </w:r>
      <w:r w:rsidR="00905D1D" w:rsidRPr="00423395">
        <w:rPr>
          <w:rFonts w:ascii="Arial" w:hAnsi="Arial" w:cs="Arial"/>
          <w:sz w:val="22"/>
          <w:szCs w:val="22"/>
        </w:rPr>
        <w:t xml:space="preserve">zaměstnanců </w:t>
      </w:r>
      <w:r w:rsidR="007D49C1" w:rsidRPr="00423395">
        <w:rPr>
          <w:rFonts w:ascii="Arial" w:hAnsi="Arial" w:cs="Arial"/>
          <w:sz w:val="22"/>
          <w:szCs w:val="22"/>
        </w:rPr>
        <w:t>LKVM</w:t>
      </w:r>
      <w:r w:rsidR="0085507A" w:rsidRPr="00423395">
        <w:rPr>
          <w:rFonts w:ascii="Arial" w:hAnsi="Arial" w:cs="Arial"/>
          <w:sz w:val="22"/>
          <w:szCs w:val="22"/>
        </w:rPr>
        <w:t>.</w:t>
      </w:r>
    </w:p>
    <w:p w:rsidR="004A2EB1" w:rsidRPr="00423395" w:rsidRDefault="001A1747" w:rsidP="001A1747">
      <w:pPr>
        <w:jc w:val="both"/>
        <w:rPr>
          <w:rFonts w:ascii="Arial" w:hAnsi="Arial" w:cs="Arial"/>
          <w:sz w:val="22"/>
          <w:szCs w:val="22"/>
        </w:rPr>
      </w:pPr>
      <w:r w:rsidRPr="00423395">
        <w:rPr>
          <w:rFonts w:ascii="Arial" w:hAnsi="Arial" w:cs="Arial"/>
          <w:sz w:val="22"/>
          <w:szCs w:val="22"/>
        </w:rPr>
        <w:t xml:space="preserve">Pracovní </w:t>
      </w:r>
      <w:r w:rsidR="00635485" w:rsidRPr="00423395">
        <w:rPr>
          <w:rFonts w:ascii="Arial" w:hAnsi="Arial" w:cs="Arial"/>
          <w:sz w:val="22"/>
          <w:szCs w:val="22"/>
        </w:rPr>
        <w:t>místo</w:t>
      </w:r>
      <w:r w:rsidRPr="00423395">
        <w:rPr>
          <w:rFonts w:ascii="Arial" w:hAnsi="Arial" w:cs="Arial"/>
          <w:sz w:val="22"/>
          <w:szCs w:val="22"/>
        </w:rPr>
        <w:t xml:space="preserve"> je obsazován</w:t>
      </w:r>
      <w:r w:rsidR="00635485" w:rsidRPr="00423395">
        <w:rPr>
          <w:rFonts w:ascii="Arial" w:hAnsi="Arial" w:cs="Arial"/>
          <w:sz w:val="22"/>
          <w:szCs w:val="22"/>
        </w:rPr>
        <w:t>o</w:t>
      </w:r>
      <w:r w:rsidRPr="00423395">
        <w:rPr>
          <w:rFonts w:ascii="Arial" w:hAnsi="Arial" w:cs="Arial"/>
          <w:sz w:val="22"/>
          <w:szCs w:val="22"/>
        </w:rPr>
        <w:t xml:space="preserve"> v</w:t>
      </w:r>
      <w:r w:rsidR="00C77698" w:rsidRPr="00423395">
        <w:rPr>
          <w:rFonts w:ascii="Arial" w:hAnsi="Arial" w:cs="Arial"/>
          <w:sz w:val="22"/>
          <w:szCs w:val="22"/>
        </w:rPr>
        <w:t xml:space="preserve"> </w:t>
      </w:r>
      <w:r w:rsidRPr="00423395">
        <w:rPr>
          <w:rFonts w:ascii="Arial" w:hAnsi="Arial" w:cs="Arial"/>
          <w:sz w:val="22"/>
          <w:szCs w:val="22"/>
        </w:rPr>
        <w:t>souladu s</w:t>
      </w:r>
      <w:r w:rsidR="00C77698" w:rsidRPr="00423395">
        <w:rPr>
          <w:rFonts w:ascii="Arial" w:hAnsi="Arial" w:cs="Arial"/>
          <w:sz w:val="22"/>
          <w:szCs w:val="22"/>
        </w:rPr>
        <w:t xml:space="preserve"> </w:t>
      </w:r>
      <w:r w:rsidRPr="00423395">
        <w:rPr>
          <w:rFonts w:ascii="Arial" w:hAnsi="Arial" w:cs="Arial"/>
          <w:sz w:val="22"/>
          <w:szCs w:val="22"/>
        </w:rPr>
        <w:t xml:space="preserve">Organizačním řádem FN Brno (S/FN Brno/0001) </w:t>
      </w:r>
    </w:p>
    <w:p w:rsidR="001A1747" w:rsidRPr="00423395" w:rsidRDefault="001A1747" w:rsidP="001A1747">
      <w:pPr>
        <w:jc w:val="both"/>
        <w:rPr>
          <w:rFonts w:ascii="Arial" w:hAnsi="Arial" w:cs="Arial"/>
          <w:sz w:val="22"/>
          <w:szCs w:val="22"/>
        </w:rPr>
      </w:pPr>
      <w:r w:rsidRPr="00423395">
        <w:rPr>
          <w:rFonts w:ascii="Arial" w:hAnsi="Arial" w:cs="Arial"/>
          <w:sz w:val="22"/>
          <w:szCs w:val="22"/>
        </w:rPr>
        <w:t>v</w:t>
      </w:r>
      <w:r w:rsidR="004A2EB1" w:rsidRPr="00423395">
        <w:rPr>
          <w:rFonts w:ascii="Arial" w:hAnsi="Arial" w:cs="Arial"/>
          <w:sz w:val="22"/>
          <w:szCs w:val="22"/>
        </w:rPr>
        <w:t xml:space="preserve"> </w:t>
      </w:r>
      <w:r w:rsidRPr="00423395">
        <w:rPr>
          <w:rFonts w:ascii="Arial" w:hAnsi="Arial" w:cs="Arial"/>
          <w:sz w:val="22"/>
          <w:szCs w:val="22"/>
        </w:rPr>
        <w:t>souladu s</w:t>
      </w:r>
      <w:r w:rsidR="004A2EB1" w:rsidRPr="00423395">
        <w:rPr>
          <w:rFonts w:ascii="Arial" w:hAnsi="Arial" w:cs="Arial"/>
          <w:sz w:val="22"/>
          <w:szCs w:val="22"/>
        </w:rPr>
        <w:t xml:space="preserve"> </w:t>
      </w:r>
      <w:r w:rsidRPr="00423395">
        <w:rPr>
          <w:rFonts w:ascii="Arial" w:hAnsi="Arial" w:cs="Arial"/>
          <w:sz w:val="22"/>
          <w:szCs w:val="22"/>
        </w:rPr>
        <w:t>kapitolou 4.7.1.</w:t>
      </w:r>
    </w:p>
    <w:p w:rsidR="00293B7C" w:rsidRPr="00423395" w:rsidRDefault="00293B7C" w:rsidP="001A1747">
      <w:pPr>
        <w:jc w:val="both"/>
        <w:rPr>
          <w:rFonts w:ascii="Arial" w:hAnsi="Arial" w:cs="Arial"/>
          <w:sz w:val="22"/>
          <w:szCs w:val="22"/>
        </w:rPr>
      </w:pPr>
    </w:p>
    <w:p w:rsidR="00A63A0A" w:rsidRPr="00423395" w:rsidRDefault="00293B7C" w:rsidP="00A325ED">
      <w:pPr>
        <w:pStyle w:val="Heading3"/>
        <w:numPr>
          <w:ilvl w:val="0"/>
          <w:numId w:val="0"/>
        </w:numPr>
        <w:rPr>
          <w:b w:val="0"/>
        </w:rPr>
      </w:pPr>
      <w:bookmarkStart w:id="49" w:name="_Toc118789303"/>
      <w:r w:rsidRPr="00423395">
        <w:rPr>
          <w:b w:val="0"/>
        </w:rPr>
        <w:t>4.5.5</w:t>
      </w:r>
      <w:r w:rsidRPr="00423395">
        <w:rPr>
          <w:b w:val="0"/>
        </w:rPr>
        <w:tab/>
        <w:t>Knihovník</w:t>
      </w:r>
      <w:bookmarkEnd w:id="49"/>
    </w:p>
    <w:p w:rsidR="0085507A" w:rsidRPr="00423395" w:rsidRDefault="0085507A" w:rsidP="00364AA5">
      <w:pPr>
        <w:jc w:val="both"/>
        <w:rPr>
          <w:rFonts w:ascii="Arial" w:hAnsi="Arial" w:cs="Arial"/>
          <w:sz w:val="22"/>
          <w:szCs w:val="22"/>
        </w:rPr>
      </w:pPr>
      <w:r w:rsidRPr="00423395">
        <w:rPr>
          <w:rFonts w:ascii="Arial" w:hAnsi="Arial" w:cs="Arial"/>
          <w:sz w:val="22"/>
          <w:szCs w:val="22"/>
        </w:rPr>
        <w:t>Knihovník je přímo řízen</w:t>
      </w:r>
      <w:r w:rsidR="00FF753B" w:rsidRPr="00423395">
        <w:rPr>
          <w:rFonts w:ascii="Arial" w:hAnsi="Arial" w:cs="Arial"/>
          <w:sz w:val="22"/>
          <w:szCs w:val="22"/>
        </w:rPr>
        <w:t>ý</w:t>
      </w:r>
      <w:r w:rsidRPr="00423395">
        <w:rPr>
          <w:rFonts w:ascii="Arial" w:hAnsi="Arial" w:cs="Arial"/>
          <w:sz w:val="22"/>
          <w:szCs w:val="22"/>
        </w:rPr>
        <w:t xml:space="preserve"> vedoucím </w:t>
      </w:r>
      <w:r w:rsidR="007D49C1" w:rsidRPr="00423395">
        <w:rPr>
          <w:rFonts w:ascii="Arial" w:hAnsi="Arial" w:cs="Arial"/>
          <w:sz w:val="22"/>
          <w:szCs w:val="22"/>
        </w:rPr>
        <w:t>LKVM</w:t>
      </w:r>
      <w:r w:rsidRPr="00423395">
        <w:rPr>
          <w:rFonts w:ascii="Arial" w:hAnsi="Arial" w:cs="Arial"/>
          <w:sz w:val="22"/>
          <w:szCs w:val="22"/>
        </w:rPr>
        <w:t>, vykonává knihovnické, bibliografické, referenční a informační služby v</w:t>
      </w:r>
      <w:r w:rsidR="00691B64" w:rsidRPr="00423395">
        <w:rPr>
          <w:rFonts w:ascii="Arial" w:hAnsi="Arial" w:cs="Arial"/>
          <w:sz w:val="22"/>
          <w:szCs w:val="22"/>
        </w:rPr>
        <w:t xml:space="preserve"> </w:t>
      </w:r>
      <w:r w:rsidR="00E5459B" w:rsidRPr="00423395">
        <w:rPr>
          <w:rFonts w:ascii="Arial" w:hAnsi="Arial" w:cs="Arial"/>
          <w:sz w:val="22"/>
          <w:szCs w:val="22"/>
        </w:rPr>
        <w:t xml:space="preserve">Lékařské </w:t>
      </w:r>
      <w:r w:rsidRPr="00423395">
        <w:rPr>
          <w:rFonts w:ascii="Arial" w:hAnsi="Arial" w:cs="Arial"/>
          <w:sz w:val="22"/>
          <w:szCs w:val="22"/>
        </w:rPr>
        <w:t>knihovně</w:t>
      </w:r>
      <w:r w:rsidR="00E5459B" w:rsidRPr="00423395">
        <w:rPr>
          <w:rFonts w:ascii="Arial" w:hAnsi="Arial" w:cs="Arial"/>
          <w:sz w:val="22"/>
          <w:szCs w:val="22"/>
        </w:rPr>
        <w:t xml:space="preserve"> FN Brno</w:t>
      </w:r>
      <w:r w:rsidRPr="00423395">
        <w:rPr>
          <w:rFonts w:ascii="Arial" w:hAnsi="Arial" w:cs="Arial"/>
          <w:sz w:val="22"/>
          <w:szCs w:val="22"/>
        </w:rPr>
        <w:t>, poskytuje výpůjčky odborných publikací a informačních materiálů z</w:t>
      </w:r>
      <w:r w:rsidR="00284158" w:rsidRPr="00423395">
        <w:rPr>
          <w:rFonts w:ascii="Arial" w:hAnsi="Arial" w:cs="Arial"/>
          <w:sz w:val="22"/>
          <w:szCs w:val="22"/>
        </w:rPr>
        <w:t xml:space="preserve"> </w:t>
      </w:r>
      <w:r w:rsidRPr="00423395">
        <w:rPr>
          <w:rFonts w:ascii="Arial" w:hAnsi="Arial" w:cs="Arial"/>
          <w:sz w:val="22"/>
          <w:szCs w:val="22"/>
        </w:rPr>
        <w:t xml:space="preserve">fondu knihovny a </w:t>
      </w:r>
      <w:r w:rsidR="00284158" w:rsidRPr="00423395">
        <w:rPr>
          <w:rFonts w:ascii="Arial" w:hAnsi="Arial" w:cs="Arial"/>
          <w:sz w:val="22"/>
          <w:szCs w:val="22"/>
        </w:rPr>
        <w:t>f</w:t>
      </w:r>
      <w:r w:rsidRPr="00423395">
        <w:rPr>
          <w:rFonts w:ascii="Arial" w:hAnsi="Arial" w:cs="Arial"/>
          <w:sz w:val="22"/>
          <w:szCs w:val="22"/>
        </w:rPr>
        <w:t>ondů jiných knihoven (MVS a MMVS, cirkulace), zajišťuje odborné články z</w:t>
      </w:r>
      <w:r w:rsidR="00284158" w:rsidRPr="00423395">
        <w:rPr>
          <w:rFonts w:ascii="Arial" w:hAnsi="Arial" w:cs="Arial"/>
          <w:sz w:val="22"/>
          <w:szCs w:val="22"/>
        </w:rPr>
        <w:t xml:space="preserve"> </w:t>
      </w:r>
      <w:r w:rsidRPr="00423395">
        <w:rPr>
          <w:rFonts w:ascii="Arial" w:hAnsi="Arial" w:cs="Arial"/>
          <w:sz w:val="22"/>
          <w:szCs w:val="22"/>
        </w:rPr>
        <w:t>volně přístupných internetových zdrojů, zhotovuje fotokopie článků z</w:t>
      </w:r>
      <w:r w:rsidR="00284158" w:rsidRPr="00423395">
        <w:rPr>
          <w:rFonts w:ascii="Arial" w:hAnsi="Arial" w:cs="Arial"/>
          <w:sz w:val="22"/>
          <w:szCs w:val="22"/>
        </w:rPr>
        <w:t xml:space="preserve"> </w:t>
      </w:r>
      <w:r w:rsidRPr="00423395">
        <w:rPr>
          <w:rFonts w:ascii="Arial" w:hAnsi="Arial" w:cs="Arial"/>
          <w:sz w:val="22"/>
          <w:szCs w:val="22"/>
        </w:rPr>
        <w:t>odborných časopisů. Provádí akvizici a zpracování knihovního fondu, jeho organizaci, aktualizaci a revize. Zpracovává rešerše</w:t>
      </w:r>
      <w:r w:rsidR="002F5560" w:rsidRPr="00423395">
        <w:rPr>
          <w:rFonts w:ascii="Arial" w:hAnsi="Arial" w:cs="Arial"/>
          <w:sz w:val="22"/>
          <w:szCs w:val="22"/>
        </w:rPr>
        <w:t xml:space="preserve"> a bibliografie</w:t>
      </w:r>
      <w:r w:rsidRPr="00423395">
        <w:rPr>
          <w:rFonts w:ascii="Arial" w:hAnsi="Arial" w:cs="Arial"/>
          <w:sz w:val="22"/>
          <w:szCs w:val="22"/>
        </w:rPr>
        <w:t xml:space="preserve"> s</w:t>
      </w:r>
      <w:r w:rsidR="00284158" w:rsidRPr="00423395">
        <w:rPr>
          <w:rFonts w:ascii="Arial" w:hAnsi="Arial" w:cs="Arial"/>
          <w:sz w:val="22"/>
          <w:szCs w:val="22"/>
        </w:rPr>
        <w:t xml:space="preserve"> </w:t>
      </w:r>
      <w:r w:rsidRPr="00423395">
        <w:rPr>
          <w:rFonts w:ascii="Arial" w:hAnsi="Arial" w:cs="Arial"/>
          <w:sz w:val="22"/>
          <w:szCs w:val="22"/>
        </w:rPr>
        <w:t>využitím specializovaných databází</w:t>
      </w:r>
      <w:r w:rsidR="002F5560" w:rsidRPr="00423395">
        <w:rPr>
          <w:rFonts w:ascii="Arial" w:hAnsi="Arial" w:cs="Arial"/>
          <w:sz w:val="22"/>
          <w:szCs w:val="22"/>
        </w:rPr>
        <w:t xml:space="preserve"> </w:t>
      </w:r>
      <w:r w:rsidRPr="00423395">
        <w:rPr>
          <w:rFonts w:ascii="Arial" w:hAnsi="Arial" w:cs="Arial"/>
          <w:sz w:val="22"/>
          <w:szCs w:val="22"/>
        </w:rPr>
        <w:t xml:space="preserve">a </w:t>
      </w:r>
      <w:r w:rsidR="002F5560" w:rsidRPr="00423395">
        <w:rPr>
          <w:rFonts w:ascii="Arial" w:hAnsi="Arial" w:cs="Arial"/>
          <w:sz w:val="22"/>
          <w:szCs w:val="22"/>
        </w:rPr>
        <w:t>eviduje publikační činnost zaměstnanců FN Brno.</w:t>
      </w:r>
    </w:p>
    <w:p w:rsidR="00A9590E" w:rsidRPr="00423395" w:rsidRDefault="00A9590E" w:rsidP="00364AA5">
      <w:pPr>
        <w:pStyle w:val="Heading3"/>
        <w:numPr>
          <w:ilvl w:val="0"/>
          <w:numId w:val="0"/>
        </w:numPr>
        <w:rPr>
          <w:rFonts w:cs="Arial"/>
          <w:b w:val="0"/>
          <w:szCs w:val="22"/>
          <w:u w:val="none"/>
        </w:rPr>
      </w:pPr>
    </w:p>
    <w:p w:rsidR="0085507A" w:rsidRPr="00423395" w:rsidRDefault="00E50C33" w:rsidP="00F83FED">
      <w:pPr>
        <w:pStyle w:val="Heading3"/>
        <w:numPr>
          <w:ilvl w:val="0"/>
          <w:numId w:val="0"/>
        </w:numPr>
        <w:rPr>
          <w:b w:val="0"/>
        </w:rPr>
      </w:pPr>
      <w:bookmarkStart w:id="50" w:name="_Toc199916992"/>
      <w:bookmarkStart w:id="51" w:name="_Toc343606068"/>
      <w:bookmarkStart w:id="52" w:name="_Toc118789304"/>
      <w:r w:rsidRPr="00423395">
        <w:rPr>
          <w:b w:val="0"/>
        </w:rPr>
        <w:t>4.5.6</w:t>
      </w:r>
      <w:r w:rsidR="00A9590E" w:rsidRPr="00423395">
        <w:rPr>
          <w:b w:val="0"/>
        </w:rPr>
        <w:tab/>
      </w:r>
      <w:r w:rsidR="0085507A" w:rsidRPr="00423395">
        <w:rPr>
          <w:b w:val="0"/>
        </w:rPr>
        <w:t>Referent</w:t>
      </w:r>
      <w:bookmarkEnd w:id="50"/>
      <w:bookmarkEnd w:id="51"/>
      <w:bookmarkEnd w:id="52"/>
      <w:r w:rsidR="0085507A" w:rsidRPr="00423395">
        <w:rPr>
          <w:b w:val="0"/>
        </w:rPr>
        <w:t xml:space="preserve"> </w:t>
      </w:r>
    </w:p>
    <w:p w:rsidR="0085507A" w:rsidRPr="00423395" w:rsidRDefault="0085507A" w:rsidP="00F83FED">
      <w:pPr>
        <w:autoSpaceDE w:val="0"/>
        <w:autoSpaceDN w:val="0"/>
        <w:adjustRightInd w:val="0"/>
        <w:jc w:val="both"/>
        <w:rPr>
          <w:rFonts w:ascii="Arial" w:hAnsi="Arial" w:cs="Arial"/>
          <w:sz w:val="22"/>
          <w:szCs w:val="22"/>
        </w:rPr>
      </w:pPr>
      <w:r w:rsidRPr="00423395">
        <w:rPr>
          <w:rFonts w:ascii="Arial" w:hAnsi="Arial" w:cs="Arial"/>
          <w:sz w:val="22"/>
          <w:szCs w:val="22"/>
        </w:rPr>
        <w:t>Referent je přímo podřízen</w:t>
      </w:r>
      <w:r w:rsidR="00FF753B" w:rsidRPr="00423395">
        <w:rPr>
          <w:rFonts w:ascii="Arial" w:hAnsi="Arial" w:cs="Arial"/>
          <w:sz w:val="22"/>
          <w:szCs w:val="22"/>
        </w:rPr>
        <w:t>ý</w:t>
      </w:r>
      <w:r w:rsidR="007D49C1" w:rsidRPr="00423395">
        <w:rPr>
          <w:rFonts w:ascii="Arial" w:hAnsi="Arial" w:cs="Arial"/>
          <w:sz w:val="22"/>
          <w:szCs w:val="22"/>
        </w:rPr>
        <w:t xml:space="preserve"> vedoucímu </w:t>
      </w:r>
      <w:r w:rsidR="00C7086D" w:rsidRPr="00423395">
        <w:rPr>
          <w:rFonts w:ascii="Arial" w:hAnsi="Arial" w:cs="Arial"/>
          <w:sz w:val="22"/>
          <w:szCs w:val="22"/>
        </w:rPr>
        <w:t>oddělení</w:t>
      </w:r>
      <w:r w:rsidR="00E3711B" w:rsidRPr="00423395">
        <w:rPr>
          <w:rFonts w:ascii="Arial" w:hAnsi="Arial" w:cs="Arial"/>
          <w:sz w:val="22"/>
          <w:szCs w:val="22"/>
        </w:rPr>
        <w:t>,</w:t>
      </w:r>
      <w:r w:rsidR="00E5459B" w:rsidRPr="00423395">
        <w:rPr>
          <w:rFonts w:ascii="Arial" w:hAnsi="Arial" w:cs="Arial"/>
          <w:sz w:val="22"/>
          <w:szCs w:val="22"/>
        </w:rPr>
        <w:t xml:space="preserve"> </w:t>
      </w:r>
      <w:r w:rsidR="005C2D7A" w:rsidRPr="00423395">
        <w:rPr>
          <w:rFonts w:ascii="Arial" w:hAnsi="Arial" w:cs="Arial"/>
          <w:sz w:val="22"/>
          <w:szCs w:val="22"/>
        </w:rPr>
        <w:t>kde pracuje</w:t>
      </w:r>
      <w:r w:rsidR="00C7086D" w:rsidRPr="00423395">
        <w:rPr>
          <w:rFonts w:ascii="Arial" w:hAnsi="Arial" w:cs="Arial"/>
          <w:sz w:val="22"/>
          <w:szCs w:val="22"/>
        </w:rPr>
        <w:t xml:space="preserve"> </w:t>
      </w:r>
      <w:r w:rsidRPr="00423395">
        <w:rPr>
          <w:rFonts w:ascii="Arial" w:hAnsi="Arial" w:cs="Arial"/>
          <w:sz w:val="22"/>
          <w:szCs w:val="22"/>
        </w:rPr>
        <w:t xml:space="preserve">a odpovídá za plnění pracovních úkolů, vyplývajících z popisu pracovní činnosti či zadaných </w:t>
      </w:r>
      <w:r w:rsidR="00C7086D" w:rsidRPr="00423395">
        <w:rPr>
          <w:rFonts w:ascii="Arial" w:hAnsi="Arial" w:cs="Arial"/>
          <w:sz w:val="22"/>
          <w:szCs w:val="22"/>
        </w:rPr>
        <w:t xml:space="preserve">vedoucím </w:t>
      </w:r>
      <w:r w:rsidR="001C12AE" w:rsidRPr="00423395">
        <w:rPr>
          <w:rFonts w:ascii="Arial" w:hAnsi="Arial" w:cs="Arial"/>
          <w:sz w:val="22"/>
          <w:szCs w:val="22"/>
        </w:rPr>
        <w:t>zaměstnancem</w:t>
      </w:r>
      <w:r w:rsidR="00C7086D" w:rsidRPr="00423395">
        <w:rPr>
          <w:rFonts w:ascii="Arial" w:hAnsi="Arial" w:cs="Arial"/>
          <w:sz w:val="22"/>
          <w:szCs w:val="22"/>
        </w:rPr>
        <w:t>.</w:t>
      </w:r>
    </w:p>
    <w:p w:rsidR="0085507A" w:rsidRPr="00423395" w:rsidRDefault="00C7086D" w:rsidP="001C12AE">
      <w:pPr>
        <w:jc w:val="both"/>
        <w:rPr>
          <w:rFonts w:ascii="Arial" w:hAnsi="Arial" w:cs="Arial"/>
          <w:sz w:val="22"/>
          <w:szCs w:val="22"/>
        </w:rPr>
      </w:pPr>
      <w:r w:rsidRPr="00423395">
        <w:rPr>
          <w:rFonts w:ascii="Arial" w:hAnsi="Arial" w:cs="Arial"/>
          <w:sz w:val="22"/>
          <w:szCs w:val="22"/>
        </w:rPr>
        <w:t>O</w:t>
      </w:r>
      <w:r w:rsidR="0085507A" w:rsidRPr="00423395">
        <w:rPr>
          <w:rFonts w:ascii="Arial" w:hAnsi="Arial" w:cs="Arial"/>
          <w:sz w:val="22"/>
          <w:szCs w:val="22"/>
        </w:rPr>
        <w:t>dpovídá za činnost</w:t>
      </w:r>
      <w:r w:rsidRPr="00423395">
        <w:rPr>
          <w:rFonts w:ascii="Arial" w:hAnsi="Arial" w:cs="Arial"/>
          <w:sz w:val="22"/>
          <w:szCs w:val="22"/>
        </w:rPr>
        <w:t xml:space="preserve"> danou strukturou</w:t>
      </w:r>
      <w:r w:rsidR="00E60C77" w:rsidRPr="00423395">
        <w:rPr>
          <w:rFonts w:ascii="Arial" w:hAnsi="Arial" w:cs="Arial"/>
          <w:sz w:val="22"/>
          <w:szCs w:val="22"/>
        </w:rPr>
        <w:t xml:space="preserve"> útvaru.</w:t>
      </w:r>
    </w:p>
    <w:p w:rsidR="0085507A" w:rsidRPr="00423395" w:rsidRDefault="0085507A" w:rsidP="00C07FCC">
      <w:pPr>
        <w:jc w:val="both"/>
        <w:rPr>
          <w:rFonts w:ascii="Arial" w:hAnsi="Arial" w:cs="Arial"/>
          <w:sz w:val="22"/>
          <w:szCs w:val="22"/>
        </w:rPr>
      </w:pPr>
    </w:p>
    <w:p w:rsidR="00C07FCC" w:rsidRPr="00364AA5" w:rsidRDefault="003B0391" w:rsidP="0061012E">
      <w:pPr>
        <w:pStyle w:val="Heading3"/>
        <w:numPr>
          <w:ilvl w:val="0"/>
          <w:numId w:val="0"/>
        </w:numPr>
        <w:rPr>
          <w:b w:val="0"/>
          <w:i/>
        </w:rPr>
      </w:pPr>
      <w:bookmarkStart w:id="53" w:name="_Toc199916993"/>
      <w:bookmarkStart w:id="54" w:name="_Toc343606069"/>
      <w:bookmarkStart w:id="55" w:name="_Toc118789305"/>
      <w:r w:rsidRPr="00423395">
        <w:rPr>
          <w:rFonts w:cs="Arial"/>
          <w:szCs w:val="22"/>
        </w:rPr>
        <w:t>4.5.7</w:t>
      </w:r>
      <w:r w:rsidR="00374B87" w:rsidRPr="00423395">
        <w:rPr>
          <w:b w:val="0"/>
        </w:rPr>
        <w:tab/>
      </w:r>
      <w:r w:rsidR="001C12AE" w:rsidRPr="00423395">
        <w:rPr>
          <w:b w:val="0"/>
        </w:rPr>
        <w:t>Zaměstnanec</w:t>
      </w:r>
      <w:r w:rsidR="00B15698" w:rsidRPr="00423395">
        <w:rPr>
          <w:b w:val="0"/>
        </w:rPr>
        <w:t xml:space="preserve"> </w:t>
      </w:r>
      <w:r w:rsidR="0085507A" w:rsidRPr="00423395">
        <w:rPr>
          <w:b w:val="0"/>
        </w:rPr>
        <w:t xml:space="preserve">pro klinická hodnocení </w:t>
      </w:r>
      <w:r w:rsidR="0085507A" w:rsidRPr="00364AA5">
        <w:rPr>
          <w:b w:val="0"/>
          <w:color w:val="FF0000"/>
        </w:rPr>
        <w:t xml:space="preserve">– </w:t>
      </w:r>
      <w:r w:rsidR="007C7F8E" w:rsidRPr="00364AA5">
        <w:rPr>
          <w:b w:val="0"/>
          <w:i/>
          <w:color w:val="FF0000"/>
        </w:rPr>
        <w:t>studijní koordinátor</w:t>
      </w:r>
      <w:r w:rsidR="007C7F8E" w:rsidRPr="00364AA5">
        <w:rPr>
          <w:b w:val="0"/>
          <w:i/>
        </w:rPr>
        <w:t xml:space="preserve"> </w:t>
      </w:r>
      <w:bookmarkEnd w:id="53"/>
      <w:bookmarkEnd w:id="54"/>
      <w:bookmarkEnd w:id="55"/>
    </w:p>
    <w:p w:rsidR="0085507A" w:rsidRPr="00423395" w:rsidRDefault="001C12AE" w:rsidP="00364AA5">
      <w:pPr>
        <w:jc w:val="both"/>
        <w:rPr>
          <w:rFonts w:ascii="Arial" w:hAnsi="Arial" w:cs="Arial"/>
          <w:sz w:val="22"/>
          <w:szCs w:val="22"/>
        </w:rPr>
      </w:pPr>
      <w:r w:rsidRPr="00423395">
        <w:rPr>
          <w:rFonts w:ascii="Arial" w:hAnsi="Arial" w:cs="Arial"/>
          <w:sz w:val="22"/>
          <w:szCs w:val="22"/>
        </w:rPr>
        <w:t xml:space="preserve">Zaměstnancem </w:t>
      </w:r>
      <w:r w:rsidR="0085507A" w:rsidRPr="00423395">
        <w:rPr>
          <w:rFonts w:ascii="Arial" w:hAnsi="Arial" w:cs="Arial"/>
          <w:sz w:val="22"/>
          <w:szCs w:val="22"/>
        </w:rPr>
        <w:t xml:space="preserve">pro KH je </w:t>
      </w:r>
      <w:r w:rsidR="007C7F8E" w:rsidRPr="00364AA5">
        <w:rPr>
          <w:rFonts w:ascii="Arial" w:hAnsi="Arial" w:cs="Arial"/>
          <w:sz w:val="22"/>
          <w:szCs w:val="22"/>
        </w:rPr>
        <w:t xml:space="preserve">buď </w:t>
      </w:r>
      <w:r w:rsidRPr="00364AA5">
        <w:rPr>
          <w:rFonts w:ascii="Arial" w:hAnsi="Arial" w:cs="Arial"/>
          <w:sz w:val="22"/>
          <w:szCs w:val="22"/>
        </w:rPr>
        <w:t>NLZP</w:t>
      </w:r>
      <w:r w:rsidRPr="00423395">
        <w:rPr>
          <w:rFonts w:ascii="Arial" w:hAnsi="Arial" w:cs="Arial"/>
          <w:sz w:val="22"/>
          <w:szCs w:val="22"/>
        </w:rPr>
        <w:t xml:space="preserve"> (</w:t>
      </w:r>
      <w:r w:rsidR="0085507A" w:rsidRPr="00423395">
        <w:rPr>
          <w:rFonts w:ascii="Arial" w:hAnsi="Arial" w:cs="Arial"/>
          <w:sz w:val="22"/>
          <w:szCs w:val="22"/>
        </w:rPr>
        <w:t>všeobecná sestra</w:t>
      </w:r>
      <w:r w:rsidRPr="00423395">
        <w:rPr>
          <w:rFonts w:ascii="Arial" w:hAnsi="Arial" w:cs="Arial"/>
          <w:sz w:val="22"/>
          <w:szCs w:val="22"/>
        </w:rPr>
        <w:t>)</w:t>
      </w:r>
      <w:r w:rsidR="0085507A" w:rsidRPr="00423395">
        <w:rPr>
          <w:rFonts w:ascii="Arial" w:hAnsi="Arial" w:cs="Arial"/>
          <w:sz w:val="22"/>
          <w:szCs w:val="22"/>
        </w:rPr>
        <w:t xml:space="preserve">, </w:t>
      </w:r>
      <w:r w:rsidRPr="00423395">
        <w:rPr>
          <w:rFonts w:ascii="Arial" w:hAnsi="Arial" w:cs="Arial"/>
          <w:sz w:val="22"/>
          <w:szCs w:val="22"/>
        </w:rPr>
        <w:t xml:space="preserve">který </w:t>
      </w:r>
      <w:r w:rsidR="0085507A" w:rsidRPr="00423395">
        <w:rPr>
          <w:rFonts w:ascii="Arial" w:hAnsi="Arial" w:cs="Arial"/>
          <w:sz w:val="22"/>
          <w:szCs w:val="22"/>
        </w:rPr>
        <w:t xml:space="preserve">provádí bez odborného dohledu komplexní, samostatnou specializovanou činnost při poskytování diferencované ošetřovatelské péče </w:t>
      </w:r>
      <w:r w:rsidRPr="00423395">
        <w:rPr>
          <w:rFonts w:ascii="Arial" w:hAnsi="Arial" w:cs="Arial"/>
          <w:sz w:val="22"/>
          <w:szCs w:val="22"/>
        </w:rPr>
        <w:t xml:space="preserve">klientům </w:t>
      </w:r>
      <w:r w:rsidR="0085507A" w:rsidRPr="00423395">
        <w:rPr>
          <w:rFonts w:ascii="Arial" w:hAnsi="Arial" w:cs="Arial"/>
          <w:sz w:val="22"/>
          <w:szCs w:val="22"/>
        </w:rPr>
        <w:t>léčených v</w:t>
      </w:r>
      <w:r w:rsidR="00FF753B" w:rsidRPr="00423395">
        <w:rPr>
          <w:rFonts w:ascii="Arial" w:hAnsi="Arial" w:cs="Arial"/>
          <w:sz w:val="22"/>
          <w:szCs w:val="22"/>
        </w:rPr>
        <w:t xml:space="preserve"> </w:t>
      </w:r>
      <w:r w:rsidR="0085507A" w:rsidRPr="00423395">
        <w:rPr>
          <w:rFonts w:ascii="Arial" w:hAnsi="Arial" w:cs="Arial"/>
          <w:sz w:val="22"/>
          <w:szCs w:val="22"/>
        </w:rPr>
        <w:t>rámci některého z</w:t>
      </w:r>
      <w:r w:rsidR="00C87735" w:rsidRPr="00423395">
        <w:rPr>
          <w:rFonts w:ascii="Arial" w:hAnsi="Arial" w:cs="Arial"/>
          <w:sz w:val="22"/>
          <w:szCs w:val="22"/>
        </w:rPr>
        <w:t xml:space="preserve"> </w:t>
      </w:r>
      <w:r w:rsidR="0085507A" w:rsidRPr="00423395">
        <w:rPr>
          <w:rFonts w:ascii="Arial" w:hAnsi="Arial" w:cs="Arial"/>
          <w:sz w:val="22"/>
          <w:szCs w:val="22"/>
        </w:rPr>
        <w:t>klinických hodnocení probíhajících ve FN Brno</w:t>
      </w:r>
      <w:r w:rsidR="004F44F3">
        <w:rPr>
          <w:rFonts w:ascii="Arial" w:hAnsi="Arial" w:cs="Arial"/>
          <w:sz w:val="22"/>
          <w:szCs w:val="22"/>
        </w:rPr>
        <w:t xml:space="preserve"> </w:t>
      </w:r>
      <w:r w:rsidR="004F44F3" w:rsidRPr="00364AA5">
        <w:rPr>
          <w:rFonts w:ascii="Arial" w:hAnsi="Arial" w:cs="Arial"/>
          <w:i/>
          <w:color w:val="FF0000"/>
          <w:sz w:val="22"/>
          <w:szCs w:val="22"/>
        </w:rPr>
        <w:t>nebo JOP VŠ, který provádí koordinační činnost v rámci KH dle zásad Správné klinické praxe a v souladu s náplní práce.</w:t>
      </w:r>
      <w:r w:rsidR="0085507A" w:rsidRPr="00364AA5">
        <w:rPr>
          <w:rFonts w:ascii="Arial" w:hAnsi="Arial" w:cs="Arial"/>
          <w:i/>
          <w:sz w:val="22"/>
          <w:szCs w:val="22"/>
        </w:rPr>
        <w:t xml:space="preserve"> </w:t>
      </w:r>
      <w:r w:rsidR="0085507A" w:rsidRPr="00423395">
        <w:rPr>
          <w:rFonts w:ascii="Arial" w:hAnsi="Arial" w:cs="Arial"/>
          <w:sz w:val="22"/>
          <w:szCs w:val="22"/>
        </w:rPr>
        <w:t>Při poskytování manažerských služeb klinikám/oddělením v</w:t>
      </w:r>
      <w:r w:rsidR="00C87735" w:rsidRPr="00423395">
        <w:rPr>
          <w:rFonts w:ascii="Arial" w:hAnsi="Arial" w:cs="Arial"/>
          <w:sz w:val="22"/>
          <w:szCs w:val="22"/>
        </w:rPr>
        <w:t xml:space="preserve"> </w:t>
      </w:r>
      <w:r w:rsidR="0085507A" w:rsidRPr="00423395">
        <w:rPr>
          <w:rFonts w:ascii="Arial" w:hAnsi="Arial" w:cs="Arial"/>
          <w:sz w:val="22"/>
          <w:szCs w:val="22"/>
        </w:rPr>
        <w:t xml:space="preserve">rámci klinického hodnocení je přímo řízen </w:t>
      </w:r>
      <w:r w:rsidR="00410FA2" w:rsidRPr="00423395">
        <w:rPr>
          <w:rFonts w:ascii="Arial" w:hAnsi="Arial" w:cs="Arial"/>
          <w:sz w:val="22"/>
          <w:szCs w:val="22"/>
        </w:rPr>
        <w:t>vedoucí</w:t>
      </w:r>
      <w:r w:rsidRPr="00423395">
        <w:rPr>
          <w:rFonts w:ascii="Arial" w:hAnsi="Arial" w:cs="Arial"/>
          <w:sz w:val="22"/>
          <w:szCs w:val="22"/>
        </w:rPr>
        <w:t>m</w:t>
      </w:r>
      <w:r w:rsidR="00410FA2" w:rsidRPr="00423395">
        <w:rPr>
          <w:rFonts w:ascii="Arial" w:hAnsi="Arial" w:cs="Arial"/>
          <w:sz w:val="22"/>
          <w:szCs w:val="22"/>
        </w:rPr>
        <w:t xml:space="preserve"> </w:t>
      </w:r>
      <w:r w:rsidR="00CC075D" w:rsidRPr="00423395">
        <w:rPr>
          <w:rFonts w:ascii="Arial" w:hAnsi="Arial" w:cs="Arial"/>
          <w:sz w:val="22"/>
          <w:szCs w:val="22"/>
        </w:rPr>
        <w:t>O</w:t>
      </w:r>
      <w:r w:rsidR="00410FA2" w:rsidRPr="00423395">
        <w:rPr>
          <w:rFonts w:ascii="Arial" w:hAnsi="Arial" w:cs="Arial"/>
          <w:sz w:val="22"/>
          <w:szCs w:val="22"/>
        </w:rPr>
        <w:t>KS</w:t>
      </w:r>
      <w:r w:rsidR="00D737C9" w:rsidRPr="00423395">
        <w:rPr>
          <w:rFonts w:ascii="Arial" w:hAnsi="Arial" w:cs="Arial"/>
          <w:sz w:val="22"/>
          <w:szCs w:val="22"/>
        </w:rPr>
        <w:t>.</w:t>
      </w:r>
      <w:r w:rsidR="0085507A" w:rsidRPr="00423395">
        <w:rPr>
          <w:rFonts w:ascii="Arial" w:hAnsi="Arial" w:cs="Arial"/>
          <w:sz w:val="22"/>
          <w:szCs w:val="22"/>
        </w:rPr>
        <w:t xml:space="preserve"> </w:t>
      </w:r>
    </w:p>
    <w:p w:rsidR="0085507A" w:rsidRPr="00423395" w:rsidRDefault="0085507A" w:rsidP="00364AA5">
      <w:pPr>
        <w:jc w:val="both"/>
        <w:outlineLvl w:val="7"/>
        <w:rPr>
          <w:rFonts w:ascii="Arial" w:hAnsi="Arial" w:cs="Arial"/>
          <w:sz w:val="22"/>
          <w:szCs w:val="22"/>
        </w:rPr>
      </w:pPr>
      <w:r w:rsidRPr="00423395">
        <w:rPr>
          <w:rFonts w:ascii="Arial" w:hAnsi="Arial" w:cs="Arial"/>
          <w:sz w:val="22"/>
          <w:szCs w:val="22"/>
        </w:rPr>
        <w:t>Obecné zásady pro zastupování zaměstnanců, předávání a přejímání funkcí a delegování pravomocí stanovuje Organizační řád FN Brno.</w:t>
      </w:r>
    </w:p>
    <w:p w:rsidR="00C07FCC" w:rsidRPr="00423395" w:rsidRDefault="00C07FCC" w:rsidP="0085507A">
      <w:pPr>
        <w:jc w:val="both"/>
        <w:rPr>
          <w:rFonts w:ascii="Arial" w:hAnsi="Arial" w:cs="Arial"/>
          <w:sz w:val="22"/>
          <w:szCs w:val="22"/>
        </w:rPr>
      </w:pPr>
    </w:p>
    <w:p w:rsidR="007852F3" w:rsidRPr="00423395" w:rsidRDefault="007852F3" w:rsidP="00F83FED">
      <w:pPr>
        <w:pStyle w:val="Heading3"/>
        <w:numPr>
          <w:ilvl w:val="0"/>
          <w:numId w:val="0"/>
        </w:numPr>
        <w:rPr>
          <w:b w:val="0"/>
        </w:rPr>
      </w:pPr>
      <w:bookmarkStart w:id="56" w:name="_Toc199916994"/>
      <w:bookmarkStart w:id="57" w:name="_Toc343606070"/>
      <w:bookmarkStart w:id="58" w:name="_Toc118789306"/>
    </w:p>
    <w:p w:rsidR="00F83FED" w:rsidRPr="00423395" w:rsidRDefault="003B0391" w:rsidP="00F83FED">
      <w:pPr>
        <w:pStyle w:val="Heading3"/>
        <w:numPr>
          <w:ilvl w:val="0"/>
          <w:numId w:val="0"/>
        </w:numPr>
        <w:rPr>
          <w:b w:val="0"/>
        </w:rPr>
      </w:pPr>
      <w:r w:rsidRPr="00423395">
        <w:rPr>
          <w:b w:val="0"/>
        </w:rPr>
        <w:t>4.5.8</w:t>
      </w:r>
      <w:r w:rsidR="00946323" w:rsidRPr="00423395">
        <w:rPr>
          <w:b w:val="0"/>
        </w:rPr>
        <w:tab/>
      </w:r>
      <w:r w:rsidR="00134DFD" w:rsidRPr="00423395">
        <w:rPr>
          <w:b w:val="0"/>
        </w:rPr>
        <w:t>Pře</w:t>
      </w:r>
      <w:r w:rsidR="0085507A" w:rsidRPr="00423395">
        <w:rPr>
          <w:b w:val="0"/>
        </w:rPr>
        <w:t xml:space="preserve">dstavitel </w:t>
      </w:r>
      <w:r w:rsidR="00D50DE4" w:rsidRPr="00423395">
        <w:rPr>
          <w:b w:val="0"/>
        </w:rPr>
        <w:t>vedení</w:t>
      </w:r>
      <w:bookmarkEnd w:id="56"/>
      <w:bookmarkEnd w:id="57"/>
      <w:r w:rsidR="001601F6" w:rsidRPr="00423395">
        <w:rPr>
          <w:b w:val="0"/>
        </w:rPr>
        <w:t xml:space="preserve"> útvaru pro kvalitu</w:t>
      </w:r>
      <w:bookmarkEnd w:id="58"/>
    </w:p>
    <w:p w:rsidR="000409BE" w:rsidRPr="00423395" w:rsidRDefault="0085507A" w:rsidP="00364AA5">
      <w:pPr>
        <w:jc w:val="both"/>
        <w:rPr>
          <w:rFonts w:ascii="Arial" w:hAnsi="Arial" w:cs="Arial"/>
          <w:sz w:val="22"/>
          <w:szCs w:val="22"/>
          <w:u w:val="single"/>
        </w:rPr>
      </w:pPr>
      <w:r w:rsidRPr="00423395">
        <w:rPr>
          <w:rFonts w:ascii="Arial" w:hAnsi="Arial" w:cs="Arial"/>
          <w:sz w:val="22"/>
          <w:szCs w:val="22"/>
        </w:rPr>
        <w:t xml:space="preserve">Představitel </w:t>
      </w:r>
      <w:r w:rsidR="002C5369" w:rsidRPr="00423395">
        <w:rPr>
          <w:rFonts w:ascii="Arial" w:hAnsi="Arial" w:cs="Arial"/>
          <w:sz w:val="22"/>
          <w:szCs w:val="22"/>
        </w:rPr>
        <w:t xml:space="preserve">vedení </w:t>
      </w:r>
      <w:r w:rsidR="005C2D7A" w:rsidRPr="00423395">
        <w:rPr>
          <w:rFonts w:ascii="Arial" w:hAnsi="Arial" w:cs="Arial"/>
          <w:sz w:val="22"/>
          <w:szCs w:val="22"/>
        </w:rPr>
        <w:t xml:space="preserve">útvaru </w:t>
      </w:r>
      <w:r w:rsidRPr="00423395">
        <w:rPr>
          <w:rFonts w:ascii="Arial" w:hAnsi="Arial" w:cs="Arial"/>
          <w:sz w:val="22"/>
          <w:szCs w:val="22"/>
        </w:rPr>
        <w:t xml:space="preserve">pro </w:t>
      </w:r>
      <w:r w:rsidR="005C2D7A" w:rsidRPr="00423395">
        <w:rPr>
          <w:rFonts w:ascii="Arial" w:hAnsi="Arial" w:cs="Arial"/>
          <w:sz w:val="22"/>
          <w:szCs w:val="22"/>
        </w:rPr>
        <w:t>kvalitu</w:t>
      </w:r>
      <w:r w:rsidRPr="00423395">
        <w:rPr>
          <w:rFonts w:ascii="Arial" w:hAnsi="Arial" w:cs="Arial"/>
          <w:sz w:val="22"/>
          <w:szCs w:val="22"/>
        </w:rPr>
        <w:t xml:space="preserve"> je jmenován </w:t>
      </w:r>
      <w:r w:rsidR="005C2D7A" w:rsidRPr="00423395">
        <w:rPr>
          <w:rFonts w:ascii="Arial" w:hAnsi="Arial" w:cs="Arial"/>
          <w:sz w:val="22"/>
          <w:szCs w:val="22"/>
        </w:rPr>
        <w:t xml:space="preserve">náměstkem </w:t>
      </w:r>
      <w:r w:rsidR="00F27180" w:rsidRPr="00423395">
        <w:rPr>
          <w:rFonts w:ascii="Arial" w:hAnsi="Arial" w:cs="Arial"/>
          <w:sz w:val="22"/>
          <w:szCs w:val="22"/>
        </w:rPr>
        <w:t>pro</w:t>
      </w:r>
      <w:r w:rsidR="0054381E" w:rsidRPr="00423395">
        <w:rPr>
          <w:rFonts w:ascii="Arial" w:hAnsi="Arial" w:cs="Arial"/>
          <w:sz w:val="22"/>
          <w:szCs w:val="22"/>
        </w:rPr>
        <w:t xml:space="preserve"> V</w:t>
      </w:r>
      <w:r w:rsidR="00604841" w:rsidRPr="00423395">
        <w:rPr>
          <w:rFonts w:ascii="Arial" w:hAnsi="Arial" w:cs="Arial"/>
          <w:sz w:val="22"/>
          <w:szCs w:val="22"/>
        </w:rPr>
        <w:t>a</w:t>
      </w:r>
      <w:r w:rsidR="0054381E" w:rsidRPr="00423395">
        <w:rPr>
          <w:rFonts w:ascii="Arial" w:hAnsi="Arial" w:cs="Arial"/>
          <w:sz w:val="22"/>
          <w:szCs w:val="22"/>
        </w:rPr>
        <w:t>V</w:t>
      </w:r>
      <w:r w:rsidR="00B07E62" w:rsidRPr="00423395">
        <w:rPr>
          <w:rFonts w:ascii="Arial" w:hAnsi="Arial" w:cs="Arial"/>
          <w:sz w:val="22"/>
          <w:szCs w:val="22"/>
        </w:rPr>
        <w:t xml:space="preserve"> a je členem vedení útvaru. </w:t>
      </w:r>
      <w:r w:rsidRPr="00423395">
        <w:rPr>
          <w:rFonts w:ascii="Arial" w:hAnsi="Arial" w:cs="Arial"/>
          <w:sz w:val="22"/>
          <w:szCs w:val="22"/>
        </w:rPr>
        <w:t>Koordinuje činnosti spojené s</w:t>
      </w:r>
      <w:r w:rsidR="00275F8D" w:rsidRPr="00423395">
        <w:rPr>
          <w:rFonts w:ascii="Arial" w:hAnsi="Arial" w:cs="Arial"/>
          <w:sz w:val="22"/>
          <w:szCs w:val="22"/>
        </w:rPr>
        <w:t xml:space="preserve"> </w:t>
      </w:r>
      <w:r w:rsidRPr="00423395">
        <w:rPr>
          <w:rFonts w:ascii="Arial" w:hAnsi="Arial" w:cs="Arial"/>
          <w:sz w:val="22"/>
          <w:szCs w:val="22"/>
        </w:rPr>
        <w:t xml:space="preserve">tvorbou, udržováním a zlepšováním </w:t>
      </w:r>
      <w:r w:rsidR="00C201F7" w:rsidRPr="00423395">
        <w:rPr>
          <w:rFonts w:ascii="Arial" w:hAnsi="Arial" w:cs="Arial"/>
          <w:sz w:val="22"/>
          <w:szCs w:val="22"/>
        </w:rPr>
        <w:t>S</w:t>
      </w:r>
      <w:r w:rsidR="00B3637F" w:rsidRPr="00423395">
        <w:rPr>
          <w:rFonts w:ascii="Arial" w:hAnsi="Arial" w:cs="Arial"/>
          <w:sz w:val="22"/>
          <w:szCs w:val="22"/>
        </w:rPr>
        <w:t>ŘK útvaru.</w:t>
      </w:r>
      <w:r w:rsidRPr="00423395">
        <w:rPr>
          <w:rFonts w:ascii="Arial" w:hAnsi="Arial" w:cs="Arial"/>
          <w:sz w:val="22"/>
          <w:szCs w:val="22"/>
        </w:rPr>
        <w:t xml:space="preserve"> </w:t>
      </w:r>
    </w:p>
    <w:p w:rsidR="0085507A" w:rsidRPr="00423395" w:rsidRDefault="0085507A" w:rsidP="00364AA5">
      <w:pPr>
        <w:jc w:val="both"/>
        <w:rPr>
          <w:rFonts w:ascii="Arial" w:hAnsi="Arial" w:cs="Arial"/>
          <w:sz w:val="22"/>
          <w:szCs w:val="22"/>
        </w:rPr>
      </w:pPr>
      <w:r w:rsidRPr="00423395">
        <w:rPr>
          <w:rFonts w:ascii="Arial" w:hAnsi="Arial" w:cs="Arial"/>
          <w:sz w:val="22"/>
          <w:szCs w:val="22"/>
        </w:rPr>
        <w:t>Vypracovává a podílí se</w:t>
      </w:r>
      <w:r w:rsidR="001C12AE" w:rsidRPr="00423395">
        <w:rPr>
          <w:rFonts w:ascii="Arial" w:hAnsi="Arial" w:cs="Arial"/>
          <w:sz w:val="22"/>
          <w:szCs w:val="22"/>
        </w:rPr>
        <w:t xml:space="preserve"> </w:t>
      </w:r>
      <w:r w:rsidRPr="00423395">
        <w:rPr>
          <w:rFonts w:ascii="Arial" w:hAnsi="Arial" w:cs="Arial"/>
          <w:sz w:val="22"/>
          <w:szCs w:val="22"/>
        </w:rPr>
        <w:t xml:space="preserve">na tvorbě dokumentace systému </w:t>
      </w:r>
      <w:r w:rsidR="005C2D7A" w:rsidRPr="00423395">
        <w:rPr>
          <w:rFonts w:ascii="Arial" w:hAnsi="Arial" w:cs="Arial"/>
          <w:sz w:val="22"/>
          <w:szCs w:val="22"/>
        </w:rPr>
        <w:t>kvality</w:t>
      </w:r>
      <w:r w:rsidRPr="00423395">
        <w:rPr>
          <w:rFonts w:ascii="Arial" w:hAnsi="Arial" w:cs="Arial"/>
          <w:sz w:val="22"/>
          <w:szCs w:val="22"/>
        </w:rPr>
        <w:t xml:space="preserve"> </w:t>
      </w:r>
      <w:r w:rsidR="000163CA" w:rsidRPr="00423395">
        <w:rPr>
          <w:rFonts w:ascii="Arial" w:hAnsi="Arial" w:cs="Arial"/>
          <w:sz w:val="22"/>
          <w:szCs w:val="22"/>
        </w:rPr>
        <w:t>útvaru</w:t>
      </w:r>
      <w:r w:rsidRPr="00423395">
        <w:rPr>
          <w:rFonts w:ascii="Arial" w:hAnsi="Arial" w:cs="Arial"/>
          <w:sz w:val="22"/>
          <w:szCs w:val="22"/>
        </w:rPr>
        <w:t xml:space="preserve">. </w:t>
      </w:r>
      <w:r w:rsidR="005C2D7A" w:rsidRPr="00423395">
        <w:rPr>
          <w:rFonts w:ascii="Arial" w:hAnsi="Arial" w:cs="Arial"/>
          <w:sz w:val="22"/>
          <w:szCs w:val="22"/>
        </w:rPr>
        <w:t>V</w:t>
      </w:r>
      <w:r w:rsidR="00275F8D" w:rsidRPr="00423395">
        <w:rPr>
          <w:rFonts w:ascii="Arial" w:hAnsi="Arial" w:cs="Arial"/>
          <w:sz w:val="22"/>
          <w:szCs w:val="22"/>
        </w:rPr>
        <w:t xml:space="preserve"> </w:t>
      </w:r>
      <w:r w:rsidR="005C2D7A" w:rsidRPr="00423395">
        <w:rPr>
          <w:rFonts w:ascii="Arial" w:hAnsi="Arial" w:cs="Arial"/>
          <w:sz w:val="22"/>
          <w:szCs w:val="22"/>
        </w:rPr>
        <w:t>případě potřeby o</w:t>
      </w:r>
      <w:r w:rsidRPr="00423395">
        <w:rPr>
          <w:rFonts w:ascii="Arial" w:hAnsi="Arial" w:cs="Arial"/>
          <w:sz w:val="22"/>
          <w:szCs w:val="22"/>
        </w:rPr>
        <w:t xml:space="preserve">rganizuje interní školení zaměstnanců </w:t>
      </w:r>
      <w:r w:rsidR="00E60C77" w:rsidRPr="00423395">
        <w:rPr>
          <w:rFonts w:ascii="Arial" w:hAnsi="Arial" w:cs="Arial"/>
          <w:sz w:val="22"/>
          <w:szCs w:val="22"/>
        </w:rPr>
        <w:t>útvaru</w:t>
      </w:r>
      <w:r w:rsidRPr="00423395">
        <w:rPr>
          <w:rFonts w:ascii="Arial" w:hAnsi="Arial" w:cs="Arial"/>
          <w:sz w:val="22"/>
          <w:szCs w:val="22"/>
        </w:rPr>
        <w:t xml:space="preserve"> o problematice </w:t>
      </w:r>
      <w:r w:rsidR="000A0747" w:rsidRPr="00423395">
        <w:rPr>
          <w:rFonts w:ascii="Arial" w:hAnsi="Arial" w:cs="Arial"/>
          <w:sz w:val="22"/>
          <w:szCs w:val="22"/>
        </w:rPr>
        <w:t>ISŘ.</w:t>
      </w:r>
      <w:r w:rsidRPr="00423395">
        <w:rPr>
          <w:rFonts w:ascii="Arial" w:hAnsi="Arial" w:cs="Arial"/>
          <w:sz w:val="22"/>
          <w:szCs w:val="22"/>
        </w:rPr>
        <w:t xml:space="preserve"> Spolupracuje s představitelem vedení </w:t>
      </w:r>
      <w:r w:rsidR="001C12AE" w:rsidRPr="00423395">
        <w:rPr>
          <w:rFonts w:ascii="Arial" w:hAnsi="Arial" w:cs="Arial"/>
          <w:sz w:val="22"/>
          <w:szCs w:val="22"/>
        </w:rPr>
        <w:t xml:space="preserve">FN Brno </w:t>
      </w:r>
      <w:r w:rsidRPr="00423395">
        <w:rPr>
          <w:rFonts w:ascii="Arial" w:hAnsi="Arial" w:cs="Arial"/>
          <w:sz w:val="22"/>
          <w:szCs w:val="22"/>
        </w:rPr>
        <w:t xml:space="preserve">pro </w:t>
      </w:r>
      <w:r w:rsidR="005C2D7A" w:rsidRPr="00423395">
        <w:rPr>
          <w:rFonts w:ascii="Arial" w:hAnsi="Arial" w:cs="Arial"/>
          <w:sz w:val="22"/>
          <w:szCs w:val="22"/>
        </w:rPr>
        <w:t>kvalitu</w:t>
      </w:r>
      <w:r w:rsidRPr="00423395">
        <w:rPr>
          <w:rFonts w:ascii="Arial" w:hAnsi="Arial" w:cs="Arial"/>
          <w:sz w:val="22"/>
          <w:szCs w:val="22"/>
        </w:rPr>
        <w:t>. K</w:t>
      </w:r>
      <w:r w:rsidR="00275F8D" w:rsidRPr="00423395">
        <w:rPr>
          <w:rFonts w:ascii="Arial" w:hAnsi="Arial" w:cs="Arial"/>
          <w:sz w:val="22"/>
          <w:szCs w:val="22"/>
        </w:rPr>
        <w:t xml:space="preserve"> </w:t>
      </w:r>
      <w:r w:rsidRPr="00423395">
        <w:rPr>
          <w:rFonts w:ascii="Arial" w:hAnsi="Arial" w:cs="Arial"/>
          <w:sz w:val="22"/>
          <w:szCs w:val="22"/>
        </w:rPr>
        <w:t xml:space="preserve">výkonu těchto činností má </w:t>
      </w:r>
      <w:r w:rsidR="005C2D7A" w:rsidRPr="00423395">
        <w:rPr>
          <w:rFonts w:ascii="Arial" w:hAnsi="Arial" w:cs="Arial"/>
          <w:sz w:val="22"/>
          <w:szCs w:val="22"/>
        </w:rPr>
        <w:t xml:space="preserve">náměstkem </w:t>
      </w:r>
      <w:r w:rsidR="0078666C" w:rsidRPr="0078666C">
        <w:rPr>
          <w:rFonts w:ascii="Arial" w:hAnsi="Arial" w:cs="Arial"/>
          <w:color w:val="FF0000"/>
          <w:sz w:val="22"/>
          <w:szCs w:val="22"/>
        </w:rPr>
        <w:t>pro VaV</w:t>
      </w:r>
      <w:r w:rsidR="0078666C">
        <w:rPr>
          <w:rFonts w:ascii="Arial" w:hAnsi="Arial" w:cs="Arial"/>
          <w:sz w:val="22"/>
          <w:szCs w:val="22"/>
        </w:rPr>
        <w:t xml:space="preserve"> </w:t>
      </w:r>
      <w:r w:rsidRPr="00423395">
        <w:rPr>
          <w:rFonts w:ascii="Arial" w:hAnsi="Arial" w:cs="Arial"/>
          <w:sz w:val="22"/>
          <w:szCs w:val="22"/>
        </w:rPr>
        <w:t>vymezenou pravomoc. Výčet odpovědností, včetně jeho pravomocí je stanoven v</w:t>
      </w:r>
      <w:r w:rsidR="00275F8D" w:rsidRPr="00423395">
        <w:rPr>
          <w:rFonts w:ascii="Arial" w:hAnsi="Arial" w:cs="Arial"/>
          <w:sz w:val="22"/>
          <w:szCs w:val="22"/>
        </w:rPr>
        <w:t xml:space="preserve"> </w:t>
      </w:r>
      <w:r w:rsidRPr="00423395">
        <w:rPr>
          <w:rFonts w:ascii="Arial" w:hAnsi="Arial" w:cs="Arial"/>
          <w:sz w:val="22"/>
          <w:szCs w:val="22"/>
        </w:rPr>
        <w:t>pověření pře</w:t>
      </w:r>
      <w:r w:rsidR="00D50DE4" w:rsidRPr="00423395">
        <w:rPr>
          <w:rFonts w:ascii="Arial" w:hAnsi="Arial" w:cs="Arial"/>
          <w:sz w:val="22"/>
          <w:szCs w:val="22"/>
        </w:rPr>
        <w:t>d</w:t>
      </w:r>
      <w:r w:rsidRPr="00423395">
        <w:rPr>
          <w:rFonts w:ascii="Arial" w:hAnsi="Arial" w:cs="Arial"/>
          <w:sz w:val="22"/>
          <w:szCs w:val="22"/>
        </w:rPr>
        <w:t xml:space="preserve">stavitele vedení </w:t>
      </w:r>
      <w:r w:rsidR="00D50DE4" w:rsidRPr="00423395">
        <w:rPr>
          <w:rFonts w:ascii="Arial" w:hAnsi="Arial" w:cs="Arial"/>
          <w:sz w:val="22"/>
          <w:szCs w:val="22"/>
        </w:rPr>
        <w:t xml:space="preserve">útvaru </w:t>
      </w:r>
      <w:r w:rsidRPr="00423395">
        <w:rPr>
          <w:rFonts w:ascii="Arial" w:hAnsi="Arial" w:cs="Arial"/>
          <w:sz w:val="22"/>
          <w:szCs w:val="22"/>
        </w:rPr>
        <w:t>pro</w:t>
      </w:r>
      <w:r w:rsidR="005C2D7A" w:rsidRPr="00423395">
        <w:rPr>
          <w:rFonts w:ascii="Arial" w:hAnsi="Arial" w:cs="Arial"/>
          <w:sz w:val="22"/>
          <w:szCs w:val="22"/>
        </w:rPr>
        <w:t xml:space="preserve"> kvalitu</w:t>
      </w:r>
      <w:r w:rsidRPr="00423395">
        <w:rPr>
          <w:rFonts w:ascii="Arial" w:hAnsi="Arial" w:cs="Arial"/>
          <w:sz w:val="22"/>
          <w:szCs w:val="22"/>
        </w:rPr>
        <w:t>.</w:t>
      </w:r>
    </w:p>
    <w:p w:rsidR="0085507A" w:rsidRPr="00423395" w:rsidRDefault="0085507A" w:rsidP="0085507A">
      <w:pPr>
        <w:jc w:val="both"/>
        <w:rPr>
          <w:rFonts w:ascii="Arial" w:hAnsi="Arial" w:cs="Arial"/>
          <w:sz w:val="22"/>
          <w:szCs w:val="22"/>
        </w:rPr>
      </w:pPr>
    </w:p>
    <w:p w:rsidR="00D50DE4" w:rsidRPr="00423395" w:rsidRDefault="00D50DE4" w:rsidP="0085507A">
      <w:pPr>
        <w:jc w:val="both"/>
        <w:rPr>
          <w:rFonts w:ascii="Arial" w:hAnsi="Arial" w:cs="Arial"/>
          <w:sz w:val="22"/>
          <w:szCs w:val="22"/>
        </w:rPr>
      </w:pPr>
    </w:p>
    <w:p w:rsidR="001A565A" w:rsidRPr="00423395" w:rsidRDefault="001A565A">
      <w:pPr>
        <w:pStyle w:val="Heading1"/>
      </w:pPr>
      <w:bookmarkStart w:id="59" w:name="_Toc343606071"/>
      <w:bookmarkStart w:id="60" w:name="_Toc118789307"/>
      <w:r w:rsidRPr="00423395">
        <w:t>Odpovědnosti</w:t>
      </w:r>
      <w:r w:rsidR="00C238B4" w:rsidRPr="00423395">
        <w:t xml:space="preserve"> a pravomoci</w:t>
      </w:r>
      <w:bookmarkEnd w:id="59"/>
      <w:bookmarkEnd w:id="60"/>
    </w:p>
    <w:p w:rsidR="0085507A" w:rsidRPr="00423395" w:rsidRDefault="0085507A" w:rsidP="0085507A">
      <w:pPr>
        <w:pStyle w:val="BodyText3"/>
        <w:spacing w:before="0"/>
      </w:pPr>
      <w:r w:rsidRPr="00423395">
        <w:t>Odpovědnosti za činnosti popisované touto směrnicí jsou popsány v</w:t>
      </w:r>
      <w:r w:rsidR="00275F8D" w:rsidRPr="00423395">
        <w:t xml:space="preserve"> </w:t>
      </w:r>
      <w:r w:rsidRPr="00423395">
        <w:t>článku 4 tohoto dokumentu.</w:t>
      </w:r>
    </w:p>
    <w:p w:rsidR="001A565A" w:rsidRPr="00423395" w:rsidRDefault="001A565A">
      <w:pPr>
        <w:jc w:val="both"/>
        <w:outlineLvl w:val="0"/>
        <w:rPr>
          <w:rFonts w:ascii="Arial" w:hAnsi="Arial"/>
          <w:sz w:val="22"/>
        </w:rPr>
      </w:pPr>
    </w:p>
    <w:p w:rsidR="003E5EFE" w:rsidRPr="00423395" w:rsidRDefault="003E5EFE">
      <w:pPr>
        <w:jc w:val="both"/>
        <w:outlineLvl w:val="0"/>
        <w:rPr>
          <w:rFonts w:ascii="Arial" w:hAnsi="Arial"/>
          <w:sz w:val="22"/>
        </w:rPr>
      </w:pPr>
    </w:p>
    <w:p w:rsidR="001A565A" w:rsidRPr="00423395" w:rsidRDefault="001A565A">
      <w:pPr>
        <w:pStyle w:val="Heading1"/>
      </w:pPr>
      <w:bookmarkStart w:id="61" w:name="_Toc343606072"/>
      <w:bookmarkStart w:id="62" w:name="_Toc118789308"/>
      <w:r w:rsidRPr="00423395">
        <w:t>Související dokumenty</w:t>
      </w:r>
      <w:bookmarkEnd w:id="61"/>
      <w:bookmarkEnd w:id="62"/>
    </w:p>
    <w:p w:rsidR="00814189" w:rsidRPr="00423395" w:rsidRDefault="00814189" w:rsidP="00814189">
      <w:pPr>
        <w:rPr>
          <w:rFonts w:ascii="Arial" w:hAnsi="Arial"/>
          <w:sz w:val="22"/>
        </w:rPr>
      </w:pPr>
      <w:r w:rsidRPr="00423395">
        <w:rPr>
          <w:rFonts w:ascii="Arial" w:hAnsi="Arial"/>
          <w:sz w:val="22"/>
        </w:rPr>
        <w:t>V platném znění:</w:t>
      </w:r>
    </w:p>
    <w:p w:rsidR="0038381F" w:rsidRPr="00423395"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 Brno/0001</w:t>
      </w:r>
      <w:r w:rsidRPr="00423395">
        <w:rPr>
          <w:rFonts w:ascii="Arial" w:hAnsi="Arial" w:cs="Arial"/>
          <w:sz w:val="22"/>
          <w:szCs w:val="22"/>
        </w:rPr>
        <w:tab/>
      </w:r>
      <w:r w:rsidRPr="00423395">
        <w:rPr>
          <w:rFonts w:ascii="Arial" w:hAnsi="Arial" w:cs="Arial"/>
          <w:sz w:val="22"/>
          <w:szCs w:val="22"/>
        </w:rPr>
        <w:tab/>
        <w:t>Organizační řád FN Brno</w:t>
      </w:r>
    </w:p>
    <w:p w:rsidR="0038381F" w:rsidRPr="00423395"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 Brno/0002</w:t>
      </w:r>
      <w:r w:rsidRPr="00423395">
        <w:rPr>
          <w:rFonts w:ascii="Arial" w:hAnsi="Arial" w:cs="Arial"/>
          <w:sz w:val="22"/>
          <w:szCs w:val="22"/>
        </w:rPr>
        <w:tab/>
      </w:r>
      <w:r w:rsidRPr="00423395">
        <w:rPr>
          <w:rFonts w:ascii="Arial" w:hAnsi="Arial" w:cs="Arial"/>
          <w:sz w:val="22"/>
          <w:szCs w:val="22"/>
        </w:rPr>
        <w:tab/>
        <w:t>Provozní řád FN Brno</w:t>
      </w:r>
    </w:p>
    <w:p w:rsidR="0038381F" w:rsidRPr="00423395"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 Brno/0011</w:t>
      </w:r>
      <w:r w:rsidRPr="00423395">
        <w:rPr>
          <w:rFonts w:ascii="Arial" w:hAnsi="Arial" w:cs="Arial"/>
          <w:sz w:val="22"/>
          <w:szCs w:val="22"/>
        </w:rPr>
        <w:tab/>
      </w:r>
      <w:r w:rsidRPr="00423395">
        <w:rPr>
          <w:rFonts w:ascii="Arial" w:hAnsi="Arial" w:cs="Arial"/>
          <w:sz w:val="22"/>
          <w:szCs w:val="22"/>
        </w:rPr>
        <w:tab/>
        <w:t>Knihovní řád FN Brno</w:t>
      </w:r>
    </w:p>
    <w:p w:rsidR="0038381F" w:rsidRPr="00423395"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 Brno/0024</w:t>
      </w:r>
      <w:r w:rsidRPr="00423395">
        <w:rPr>
          <w:rFonts w:ascii="Arial" w:hAnsi="Arial" w:cs="Arial"/>
          <w:sz w:val="22"/>
          <w:szCs w:val="22"/>
        </w:rPr>
        <w:tab/>
      </w:r>
      <w:r w:rsidRPr="00423395">
        <w:rPr>
          <w:rFonts w:ascii="Arial" w:hAnsi="Arial" w:cs="Arial"/>
          <w:sz w:val="22"/>
          <w:szCs w:val="22"/>
        </w:rPr>
        <w:tab/>
        <w:t>Pracovní řád FN Brno</w:t>
      </w:r>
    </w:p>
    <w:p w:rsidR="0038381F" w:rsidRPr="00423395"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 Brno/0030</w:t>
      </w:r>
      <w:r w:rsidRPr="00423395">
        <w:rPr>
          <w:rFonts w:ascii="Arial" w:hAnsi="Arial" w:cs="Arial"/>
          <w:sz w:val="22"/>
          <w:szCs w:val="22"/>
        </w:rPr>
        <w:tab/>
      </w:r>
      <w:r w:rsidRPr="00423395">
        <w:rPr>
          <w:rFonts w:ascii="Arial" w:hAnsi="Arial" w:cs="Arial"/>
          <w:sz w:val="22"/>
          <w:szCs w:val="22"/>
        </w:rPr>
        <w:tab/>
        <w:t>Spisový řád FN Brno</w:t>
      </w:r>
    </w:p>
    <w:p w:rsidR="00487928" w:rsidRPr="00423395" w:rsidRDefault="008111D5"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w:t>
      </w:r>
      <w:r w:rsidR="00CC075D" w:rsidRPr="00423395">
        <w:rPr>
          <w:rFonts w:ascii="Arial" w:hAnsi="Arial" w:cs="Arial"/>
          <w:sz w:val="22"/>
          <w:szCs w:val="22"/>
        </w:rPr>
        <w:t>UVV</w:t>
      </w:r>
      <w:r w:rsidRPr="00423395">
        <w:rPr>
          <w:rFonts w:ascii="Arial" w:hAnsi="Arial" w:cs="Arial"/>
          <w:sz w:val="22"/>
          <w:szCs w:val="22"/>
        </w:rPr>
        <w:t>/0966</w:t>
      </w:r>
      <w:r w:rsidRPr="00423395">
        <w:rPr>
          <w:rFonts w:ascii="Arial" w:hAnsi="Arial" w:cs="Arial"/>
          <w:sz w:val="22"/>
          <w:szCs w:val="22"/>
        </w:rPr>
        <w:tab/>
      </w:r>
      <w:r w:rsidR="00487928" w:rsidRPr="00423395">
        <w:rPr>
          <w:rFonts w:ascii="Arial" w:hAnsi="Arial" w:cs="Arial"/>
          <w:sz w:val="22"/>
          <w:szCs w:val="22"/>
        </w:rPr>
        <w:tab/>
        <w:t xml:space="preserve">Provozní řád </w:t>
      </w:r>
      <w:r w:rsidRPr="00423395">
        <w:rPr>
          <w:rFonts w:ascii="Arial" w:hAnsi="Arial" w:cs="Arial"/>
          <w:sz w:val="22"/>
          <w:szCs w:val="22"/>
        </w:rPr>
        <w:t>Ú</w:t>
      </w:r>
      <w:r w:rsidR="00CE1422" w:rsidRPr="00423395">
        <w:rPr>
          <w:rFonts w:ascii="Arial" w:hAnsi="Arial" w:cs="Arial"/>
          <w:sz w:val="22"/>
          <w:szCs w:val="22"/>
        </w:rPr>
        <w:t>VV</w:t>
      </w:r>
    </w:p>
    <w:p w:rsidR="008111D5" w:rsidRPr="00423395" w:rsidRDefault="008111D5"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S/FN</w:t>
      </w:r>
      <w:r w:rsidR="00D50DE4" w:rsidRPr="00423395">
        <w:rPr>
          <w:rFonts w:ascii="Arial" w:hAnsi="Arial" w:cs="Arial"/>
          <w:sz w:val="22"/>
          <w:szCs w:val="22"/>
        </w:rPr>
        <w:t xml:space="preserve"> </w:t>
      </w:r>
      <w:r w:rsidRPr="00423395">
        <w:rPr>
          <w:rFonts w:ascii="Arial" w:hAnsi="Arial" w:cs="Arial"/>
          <w:sz w:val="22"/>
          <w:szCs w:val="22"/>
        </w:rPr>
        <w:t>Brno/0968</w:t>
      </w:r>
      <w:r w:rsidRPr="00423395">
        <w:rPr>
          <w:rFonts w:ascii="Arial" w:hAnsi="Arial" w:cs="Arial"/>
          <w:sz w:val="22"/>
          <w:szCs w:val="22"/>
        </w:rPr>
        <w:tab/>
      </w:r>
      <w:r w:rsidRPr="00423395">
        <w:rPr>
          <w:rFonts w:ascii="Arial" w:hAnsi="Arial" w:cs="Arial"/>
          <w:sz w:val="22"/>
          <w:szCs w:val="22"/>
        </w:rPr>
        <w:tab/>
        <w:t xml:space="preserve">Řízení výzkumných </w:t>
      </w:r>
      <w:r w:rsidR="004240A2" w:rsidRPr="00423395">
        <w:rPr>
          <w:rFonts w:ascii="Arial" w:hAnsi="Arial" w:cs="Arial"/>
          <w:sz w:val="22"/>
          <w:szCs w:val="22"/>
        </w:rPr>
        <w:t>projektů</w:t>
      </w:r>
      <w:r w:rsidRPr="00423395">
        <w:rPr>
          <w:rFonts w:ascii="Arial" w:hAnsi="Arial" w:cs="Arial"/>
          <w:sz w:val="22"/>
          <w:szCs w:val="22"/>
        </w:rPr>
        <w:t xml:space="preserve"> ve FN Brno</w:t>
      </w:r>
    </w:p>
    <w:p w:rsidR="0038381F" w:rsidRPr="00423395" w:rsidRDefault="0038381F" w:rsidP="00D81B11">
      <w:pPr>
        <w:numPr>
          <w:ilvl w:val="0"/>
          <w:numId w:val="7"/>
        </w:numPr>
        <w:autoSpaceDE w:val="0"/>
        <w:autoSpaceDN w:val="0"/>
        <w:adjustRightInd w:val="0"/>
        <w:spacing w:line="240" w:lineRule="atLeast"/>
        <w:jc w:val="both"/>
        <w:outlineLvl w:val="0"/>
        <w:rPr>
          <w:rFonts w:ascii="Arial" w:hAnsi="Arial" w:cs="Arial"/>
          <w:sz w:val="22"/>
          <w:szCs w:val="22"/>
        </w:rPr>
      </w:pPr>
      <w:r w:rsidRPr="00423395">
        <w:rPr>
          <w:rFonts w:ascii="Arial" w:hAnsi="Arial" w:cs="Arial"/>
          <w:sz w:val="22"/>
          <w:szCs w:val="22"/>
        </w:rPr>
        <w:t>S/FN Brno/1886</w:t>
      </w:r>
      <w:r w:rsidRPr="00423395">
        <w:rPr>
          <w:rFonts w:ascii="Arial" w:hAnsi="Arial" w:cs="Arial"/>
          <w:sz w:val="22"/>
          <w:szCs w:val="22"/>
        </w:rPr>
        <w:tab/>
      </w:r>
      <w:r w:rsidRPr="00423395">
        <w:rPr>
          <w:rFonts w:ascii="Arial" w:hAnsi="Arial" w:cs="Arial"/>
          <w:sz w:val="22"/>
          <w:szCs w:val="22"/>
        </w:rPr>
        <w:tab/>
        <w:t>Strategie řízení ve FN Brno</w:t>
      </w:r>
    </w:p>
    <w:p w:rsidR="0038381F" w:rsidRDefault="0038381F" w:rsidP="00D81B11">
      <w:pPr>
        <w:numPr>
          <w:ilvl w:val="0"/>
          <w:numId w:val="7"/>
        </w:numPr>
        <w:autoSpaceDE w:val="0"/>
        <w:autoSpaceDN w:val="0"/>
        <w:adjustRightInd w:val="0"/>
        <w:spacing w:line="240" w:lineRule="atLeast"/>
        <w:rPr>
          <w:rFonts w:ascii="Arial" w:hAnsi="Arial" w:cs="Arial"/>
          <w:sz w:val="22"/>
          <w:szCs w:val="22"/>
        </w:rPr>
      </w:pPr>
      <w:r w:rsidRPr="00423395">
        <w:rPr>
          <w:rFonts w:ascii="Arial" w:hAnsi="Arial" w:cs="Arial"/>
          <w:sz w:val="22"/>
          <w:szCs w:val="22"/>
        </w:rPr>
        <w:t>Statu</w:t>
      </w:r>
      <w:r w:rsidR="005A4687" w:rsidRPr="00423395">
        <w:rPr>
          <w:rFonts w:ascii="Arial" w:hAnsi="Arial" w:cs="Arial"/>
          <w:sz w:val="22"/>
          <w:szCs w:val="22"/>
        </w:rPr>
        <w:t>t</w:t>
      </w:r>
      <w:r w:rsidRPr="00423395">
        <w:rPr>
          <w:rFonts w:ascii="Arial" w:hAnsi="Arial" w:cs="Arial"/>
          <w:sz w:val="22"/>
          <w:szCs w:val="22"/>
        </w:rPr>
        <w:t xml:space="preserve"> FN Brno</w:t>
      </w:r>
    </w:p>
    <w:p w:rsidR="0078666C" w:rsidRPr="0078666C" w:rsidRDefault="0078666C" w:rsidP="0078666C">
      <w:pPr>
        <w:numPr>
          <w:ilvl w:val="0"/>
          <w:numId w:val="7"/>
        </w:numPr>
        <w:autoSpaceDE w:val="0"/>
        <w:autoSpaceDN w:val="0"/>
        <w:adjustRightInd w:val="0"/>
        <w:spacing w:line="240" w:lineRule="atLeast"/>
        <w:rPr>
          <w:rFonts w:ascii="Arial" w:hAnsi="Arial" w:cs="Arial"/>
          <w:color w:val="FF0000"/>
          <w:sz w:val="22"/>
          <w:szCs w:val="22"/>
        </w:rPr>
      </w:pPr>
      <w:r w:rsidRPr="0078666C">
        <w:rPr>
          <w:rFonts w:ascii="Arial" w:hAnsi="Arial" w:cs="Arial"/>
          <w:color w:val="FF0000"/>
          <w:sz w:val="22"/>
          <w:szCs w:val="22"/>
        </w:rPr>
        <w:t>Zákon č. 257/2001 Sb., o knihovnách a podmínkách provozování veřejných knihovnických a informačních služeb (knihovní zákon)</w:t>
      </w:r>
    </w:p>
    <w:p w:rsidR="0078666C" w:rsidRPr="00423395" w:rsidRDefault="0078666C" w:rsidP="0078666C">
      <w:pPr>
        <w:autoSpaceDE w:val="0"/>
        <w:autoSpaceDN w:val="0"/>
        <w:adjustRightInd w:val="0"/>
        <w:spacing w:line="240" w:lineRule="atLeast"/>
        <w:ind w:left="360"/>
        <w:rPr>
          <w:rFonts w:ascii="Arial" w:hAnsi="Arial" w:cs="Arial"/>
          <w:sz w:val="22"/>
          <w:szCs w:val="22"/>
        </w:rPr>
      </w:pPr>
    </w:p>
    <w:p w:rsidR="00F27180" w:rsidRPr="00423395" w:rsidRDefault="00F27180" w:rsidP="00D81B11">
      <w:pPr>
        <w:pStyle w:val="Heading1"/>
        <w:numPr>
          <w:ilvl w:val="0"/>
          <w:numId w:val="14"/>
        </w:numPr>
        <w:suppressAutoHyphens/>
        <w:spacing w:before="360" w:after="240"/>
        <w:ind w:left="432" w:hanging="432"/>
      </w:pPr>
      <w:bookmarkStart w:id="63" w:name="_Toc340820644"/>
      <w:bookmarkStart w:id="64" w:name="_Toc343606073"/>
      <w:bookmarkStart w:id="65" w:name="_Toc118789309"/>
      <w:r w:rsidRPr="00423395">
        <w:t>Přehled změn</w:t>
      </w:r>
      <w:bookmarkEnd w:id="63"/>
      <w:bookmarkEnd w:id="64"/>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900"/>
        <w:gridCol w:w="5738"/>
        <w:gridCol w:w="1749"/>
        <w:gridCol w:w="1222"/>
      </w:tblGrid>
      <w:tr w:rsidR="0005367E" w:rsidRPr="00423395" w:rsidTr="00FA60C8">
        <w:trPr>
          <w:cantSplit/>
          <w:trHeight w:val="292"/>
        </w:trPr>
        <w:tc>
          <w:tcPr>
            <w:tcW w:w="3454" w:type="pct"/>
            <w:gridSpan w:val="2"/>
            <w:vMerge w:val="restart"/>
            <w:tcBorders>
              <w:top w:val="single" w:sz="12" w:space="0" w:color="auto"/>
              <w:left w:val="single" w:sz="12" w:space="0" w:color="auto"/>
            </w:tcBorders>
            <w:vAlign w:val="center"/>
          </w:tcPr>
          <w:p w:rsidR="00F27180" w:rsidRPr="00423395" w:rsidRDefault="00F27180" w:rsidP="00386F14">
            <w:pPr>
              <w:jc w:val="center"/>
              <w:rPr>
                <w:bCs/>
                <w:sz w:val="24"/>
              </w:rPr>
            </w:pPr>
          </w:p>
          <w:p w:rsidR="00FA60C8" w:rsidRPr="00423395" w:rsidRDefault="00FA60C8" w:rsidP="00386F14">
            <w:pPr>
              <w:jc w:val="center"/>
              <w:rPr>
                <w:bCs/>
                <w:sz w:val="24"/>
              </w:rPr>
            </w:pPr>
          </w:p>
        </w:tc>
        <w:tc>
          <w:tcPr>
            <w:tcW w:w="1546" w:type="pct"/>
            <w:gridSpan w:val="2"/>
            <w:tcBorders>
              <w:top w:val="single" w:sz="12" w:space="0" w:color="auto"/>
              <w:right w:val="single" w:sz="12" w:space="0" w:color="auto"/>
            </w:tcBorders>
            <w:vAlign w:val="center"/>
          </w:tcPr>
          <w:p w:rsidR="00F27180" w:rsidRPr="00423395" w:rsidRDefault="00F27180" w:rsidP="00386F14">
            <w:pPr>
              <w:jc w:val="center"/>
            </w:pPr>
            <w:r w:rsidRPr="00423395">
              <w:t>Provedl</w:t>
            </w:r>
          </w:p>
        </w:tc>
      </w:tr>
      <w:tr w:rsidR="0005367E" w:rsidRPr="00423395" w:rsidTr="00FA60C8">
        <w:trPr>
          <w:cantSplit/>
          <w:trHeight w:val="192"/>
        </w:trPr>
        <w:tc>
          <w:tcPr>
            <w:tcW w:w="3454" w:type="pct"/>
            <w:gridSpan w:val="2"/>
            <w:vMerge/>
            <w:tcBorders>
              <w:left w:val="single" w:sz="12" w:space="0" w:color="auto"/>
              <w:bottom w:val="double" w:sz="4" w:space="0" w:color="auto"/>
            </w:tcBorders>
            <w:vAlign w:val="center"/>
          </w:tcPr>
          <w:p w:rsidR="00F27180" w:rsidRPr="00423395" w:rsidRDefault="00F27180" w:rsidP="00386F14">
            <w:pPr>
              <w:jc w:val="center"/>
            </w:pPr>
          </w:p>
        </w:tc>
        <w:tc>
          <w:tcPr>
            <w:tcW w:w="910" w:type="pct"/>
            <w:tcBorders>
              <w:bottom w:val="double" w:sz="4" w:space="0" w:color="auto"/>
            </w:tcBorders>
            <w:vAlign w:val="center"/>
          </w:tcPr>
          <w:p w:rsidR="00F27180" w:rsidRPr="00423395" w:rsidRDefault="00F27180" w:rsidP="00386F14">
            <w:pPr>
              <w:jc w:val="center"/>
            </w:pPr>
            <w:r w:rsidRPr="00423395">
              <w:t>Jméno</w:t>
            </w:r>
          </w:p>
        </w:tc>
        <w:tc>
          <w:tcPr>
            <w:tcW w:w="636" w:type="pct"/>
            <w:tcBorders>
              <w:bottom w:val="double" w:sz="4" w:space="0" w:color="auto"/>
              <w:right w:val="single" w:sz="12" w:space="0" w:color="auto"/>
            </w:tcBorders>
            <w:vAlign w:val="center"/>
          </w:tcPr>
          <w:p w:rsidR="00F27180" w:rsidRPr="00423395" w:rsidRDefault="00F27180" w:rsidP="00386F14">
            <w:pPr>
              <w:jc w:val="center"/>
            </w:pPr>
            <w:r w:rsidRPr="00423395">
              <w:t>Datum</w:t>
            </w:r>
          </w:p>
        </w:tc>
      </w:tr>
      <w:tr w:rsidR="0005367E" w:rsidRPr="00423395" w:rsidTr="00386F14">
        <w:tblPrEx>
          <w:tblCellMar>
            <w:left w:w="0" w:type="dxa"/>
            <w:right w:w="0" w:type="dxa"/>
          </w:tblCellMar>
        </w:tblPrEx>
        <w:trPr>
          <w:trHeight w:val="567"/>
        </w:trPr>
        <w:tc>
          <w:tcPr>
            <w:tcW w:w="468" w:type="pct"/>
            <w:tcBorders>
              <w:top w:val="double" w:sz="4" w:space="0" w:color="auto"/>
              <w:left w:val="single" w:sz="12" w:space="0" w:color="auto"/>
              <w:right w:val="single" w:sz="4" w:space="0" w:color="auto"/>
            </w:tcBorders>
            <w:vAlign w:val="center"/>
          </w:tcPr>
          <w:p w:rsidR="00F27180" w:rsidRPr="00423395" w:rsidRDefault="00971B60" w:rsidP="003853CF">
            <w:pPr>
              <w:jc w:val="center"/>
            </w:pPr>
            <w:r w:rsidRPr="00423395">
              <w:t>1</w:t>
            </w:r>
            <w:r w:rsidR="00FE18F5" w:rsidRPr="00423395">
              <w:t>.</w:t>
            </w:r>
          </w:p>
        </w:tc>
        <w:tc>
          <w:tcPr>
            <w:tcW w:w="2986" w:type="pct"/>
            <w:tcBorders>
              <w:top w:val="double" w:sz="4" w:space="0" w:color="auto"/>
              <w:left w:val="single" w:sz="4" w:space="0" w:color="auto"/>
            </w:tcBorders>
            <w:vAlign w:val="center"/>
          </w:tcPr>
          <w:p w:rsidR="00F27180" w:rsidRPr="00423395" w:rsidRDefault="001A1747" w:rsidP="00FE18F5">
            <w:r w:rsidRPr="00423395">
              <w:t xml:space="preserve"> </w:t>
            </w:r>
            <w:r w:rsidR="00F67C6F" w:rsidRPr="00423395">
              <w:t>Aktualizace kapitol</w:t>
            </w:r>
            <w:r w:rsidR="00FE18F5" w:rsidRPr="00423395">
              <w:t>:</w:t>
            </w:r>
            <w:r w:rsidR="00F67C6F" w:rsidRPr="00423395">
              <w:t xml:space="preserve"> </w:t>
            </w:r>
            <w:r w:rsidR="003B3032" w:rsidRPr="00423395">
              <w:t>4.,</w:t>
            </w:r>
            <w:r w:rsidR="00FE18F5" w:rsidRPr="00423395">
              <w:t xml:space="preserve"> </w:t>
            </w:r>
            <w:r w:rsidR="003B3032" w:rsidRPr="00423395">
              <w:t>4,3., 6. A příloha 2</w:t>
            </w:r>
            <w:r w:rsidR="00FA1FD6" w:rsidRPr="00423395">
              <w:t xml:space="preserve"> - </w:t>
            </w:r>
            <w:r w:rsidR="00F67C6F" w:rsidRPr="00423395">
              <w:t>červeně označeno</w:t>
            </w:r>
            <w:r w:rsidR="00FA1FD6" w:rsidRPr="00423395">
              <w:t>.</w:t>
            </w:r>
          </w:p>
        </w:tc>
        <w:tc>
          <w:tcPr>
            <w:tcW w:w="910" w:type="pct"/>
            <w:tcBorders>
              <w:top w:val="double" w:sz="4" w:space="0" w:color="auto"/>
            </w:tcBorders>
            <w:vAlign w:val="center"/>
          </w:tcPr>
          <w:p w:rsidR="00F27180" w:rsidRPr="00423395" w:rsidRDefault="003853CF" w:rsidP="003853CF">
            <w:pPr>
              <w:jc w:val="center"/>
            </w:pPr>
            <w:r w:rsidRPr="00423395">
              <w:t xml:space="preserve">M. </w:t>
            </w:r>
            <w:r w:rsidR="0042253B" w:rsidRPr="00423395">
              <w:t>Třináctá</w:t>
            </w:r>
          </w:p>
        </w:tc>
        <w:tc>
          <w:tcPr>
            <w:tcW w:w="636" w:type="pct"/>
            <w:tcBorders>
              <w:top w:val="double" w:sz="4" w:space="0" w:color="auto"/>
              <w:right w:val="single" w:sz="12" w:space="0" w:color="auto"/>
            </w:tcBorders>
            <w:vAlign w:val="center"/>
          </w:tcPr>
          <w:p w:rsidR="00F27180" w:rsidRPr="00423395" w:rsidRDefault="0042253B" w:rsidP="00364AA5">
            <w:pPr>
              <w:jc w:val="center"/>
            </w:pPr>
            <w:r w:rsidRPr="00423395">
              <w:t>akt. vydání</w:t>
            </w:r>
          </w:p>
        </w:tc>
      </w:tr>
      <w:tr w:rsidR="0005367E" w:rsidRPr="00423395" w:rsidTr="00386F14">
        <w:tblPrEx>
          <w:tblCellMar>
            <w:left w:w="0" w:type="dxa"/>
            <w:right w:w="0" w:type="dxa"/>
          </w:tblCellMar>
        </w:tblPrEx>
        <w:trPr>
          <w:trHeight w:val="567"/>
        </w:trPr>
        <w:tc>
          <w:tcPr>
            <w:tcW w:w="468" w:type="pct"/>
            <w:tcBorders>
              <w:left w:val="single" w:sz="12" w:space="0" w:color="auto"/>
              <w:right w:val="single" w:sz="4" w:space="0" w:color="auto"/>
            </w:tcBorders>
            <w:vAlign w:val="center"/>
          </w:tcPr>
          <w:p w:rsidR="00F27180" w:rsidRPr="00423395" w:rsidRDefault="003853CF" w:rsidP="003853CF">
            <w:pPr>
              <w:jc w:val="center"/>
            </w:pPr>
            <w:r w:rsidRPr="00423395">
              <w:t>2</w:t>
            </w:r>
            <w:r w:rsidR="00FE18F5" w:rsidRPr="00423395">
              <w:t>.</w:t>
            </w:r>
          </w:p>
        </w:tc>
        <w:tc>
          <w:tcPr>
            <w:tcW w:w="2986" w:type="pct"/>
            <w:tcBorders>
              <w:left w:val="single" w:sz="4" w:space="0" w:color="auto"/>
            </w:tcBorders>
            <w:vAlign w:val="center"/>
          </w:tcPr>
          <w:p w:rsidR="00F27180" w:rsidRPr="00423395" w:rsidRDefault="001A1747" w:rsidP="00FE18F5">
            <w:r w:rsidRPr="00423395">
              <w:t xml:space="preserve"> </w:t>
            </w:r>
            <w:r w:rsidR="003853CF" w:rsidRPr="00423395">
              <w:t xml:space="preserve">Aktualizace kapitol: </w:t>
            </w:r>
            <w:r w:rsidR="00DF0F3D" w:rsidRPr="00423395">
              <w:t>3</w:t>
            </w:r>
            <w:r w:rsidR="00FE18F5" w:rsidRPr="00423395">
              <w:t>.</w:t>
            </w:r>
            <w:r w:rsidR="00DF0F3D" w:rsidRPr="00423395">
              <w:t>2, 4, 4.3, 4</w:t>
            </w:r>
            <w:r w:rsidR="00F65AE2" w:rsidRPr="00423395">
              <w:t>.</w:t>
            </w:r>
            <w:r w:rsidR="00DF0F3D" w:rsidRPr="00423395">
              <w:t>4</w:t>
            </w:r>
            <w:r w:rsidR="00F65AE2" w:rsidRPr="00423395">
              <w:t>.</w:t>
            </w:r>
            <w:r w:rsidR="00DF0F3D" w:rsidRPr="00423395">
              <w:t>1, 6</w:t>
            </w:r>
            <w:r w:rsidR="00785ED0" w:rsidRPr="00423395">
              <w:t xml:space="preserve"> a příloha 2</w:t>
            </w:r>
          </w:p>
        </w:tc>
        <w:tc>
          <w:tcPr>
            <w:tcW w:w="910" w:type="pct"/>
            <w:vAlign w:val="center"/>
          </w:tcPr>
          <w:p w:rsidR="00F27180" w:rsidRPr="00423395" w:rsidRDefault="003853CF" w:rsidP="003853CF">
            <w:pPr>
              <w:jc w:val="center"/>
            </w:pPr>
            <w:r w:rsidRPr="00423395">
              <w:t>M. Třináctá</w:t>
            </w:r>
          </w:p>
        </w:tc>
        <w:tc>
          <w:tcPr>
            <w:tcW w:w="636" w:type="pct"/>
            <w:tcBorders>
              <w:right w:val="single" w:sz="12" w:space="0" w:color="auto"/>
            </w:tcBorders>
            <w:vAlign w:val="center"/>
          </w:tcPr>
          <w:p w:rsidR="00F27180" w:rsidRPr="00423395" w:rsidRDefault="00785ED0" w:rsidP="00364AA5">
            <w:pPr>
              <w:jc w:val="center"/>
            </w:pPr>
            <w:r w:rsidRPr="00423395">
              <w:t>akt. vydání</w:t>
            </w:r>
          </w:p>
        </w:tc>
      </w:tr>
      <w:tr w:rsidR="0005367E" w:rsidRPr="00423395" w:rsidTr="00386F14">
        <w:tblPrEx>
          <w:tblCellMar>
            <w:left w:w="0" w:type="dxa"/>
            <w:right w:w="0" w:type="dxa"/>
          </w:tblCellMar>
        </w:tblPrEx>
        <w:trPr>
          <w:trHeight w:val="567"/>
        </w:trPr>
        <w:tc>
          <w:tcPr>
            <w:tcW w:w="468" w:type="pct"/>
            <w:tcBorders>
              <w:left w:val="single" w:sz="12" w:space="0" w:color="auto"/>
              <w:right w:val="single" w:sz="4" w:space="0" w:color="auto"/>
            </w:tcBorders>
            <w:vAlign w:val="center"/>
          </w:tcPr>
          <w:p w:rsidR="00F27180" w:rsidRPr="00423395" w:rsidRDefault="004240A2" w:rsidP="004240A2">
            <w:pPr>
              <w:jc w:val="center"/>
            </w:pPr>
            <w:r w:rsidRPr="00423395">
              <w:t>3.</w:t>
            </w:r>
          </w:p>
        </w:tc>
        <w:tc>
          <w:tcPr>
            <w:tcW w:w="2986" w:type="pct"/>
            <w:tcBorders>
              <w:left w:val="single" w:sz="4" w:space="0" w:color="auto"/>
            </w:tcBorders>
            <w:vAlign w:val="center"/>
          </w:tcPr>
          <w:p w:rsidR="00F27180" w:rsidRPr="00423395" w:rsidRDefault="001A1747" w:rsidP="00386F14">
            <w:r w:rsidRPr="00423395">
              <w:t xml:space="preserve"> Doplnění kapitol 4.5.2, 4.5.3 a 4.5.4</w:t>
            </w:r>
          </w:p>
        </w:tc>
        <w:tc>
          <w:tcPr>
            <w:tcW w:w="910" w:type="pct"/>
            <w:vAlign w:val="center"/>
          </w:tcPr>
          <w:p w:rsidR="00F27180" w:rsidRPr="00423395" w:rsidRDefault="001A1747" w:rsidP="003853CF">
            <w:pPr>
              <w:jc w:val="center"/>
            </w:pPr>
            <w:r w:rsidRPr="00423395">
              <w:t>M. Třináctá</w:t>
            </w:r>
          </w:p>
        </w:tc>
        <w:tc>
          <w:tcPr>
            <w:tcW w:w="636" w:type="pct"/>
            <w:tcBorders>
              <w:right w:val="single" w:sz="12" w:space="0" w:color="auto"/>
            </w:tcBorders>
            <w:vAlign w:val="center"/>
          </w:tcPr>
          <w:p w:rsidR="00F27180" w:rsidRPr="00423395" w:rsidRDefault="001A1747" w:rsidP="00364AA5">
            <w:pPr>
              <w:jc w:val="center"/>
            </w:pPr>
            <w:r w:rsidRPr="00423395">
              <w:t>akt. vydání</w:t>
            </w:r>
          </w:p>
        </w:tc>
      </w:tr>
      <w:tr w:rsidR="00F27180" w:rsidRPr="00423395" w:rsidTr="00386F14">
        <w:tblPrEx>
          <w:tblCellMar>
            <w:left w:w="0" w:type="dxa"/>
            <w:right w:w="0" w:type="dxa"/>
          </w:tblCellMar>
        </w:tblPrEx>
        <w:trPr>
          <w:trHeight w:val="567"/>
        </w:trPr>
        <w:tc>
          <w:tcPr>
            <w:tcW w:w="468" w:type="pct"/>
            <w:tcBorders>
              <w:left w:val="single" w:sz="12" w:space="0" w:color="auto"/>
              <w:right w:val="single" w:sz="4" w:space="0" w:color="auto"/>
            </w:tcBorders>
            <w:vAlign w:val="center"/>
          </w:tcPr>
          <w:p w:rsidR="00F27180" w:rsidRPr="00423395" w:rsidRDefault="00DA7AC1" w:rsidP="00DA7AC1">
            <w:pPr>
              <w:jc w:val="center"/>
            </w:pPr>
            <w:r w:rsidRPr="00423395">
              <w:t>4.</w:t>
            </w:r>
          </w:p>
        </w:tc>
        <w:tc>
          <w:tcPr>
            <w:tcW w:w="2986" w:type="pct"/>
            <w:tcBorders>
              <w:left w:val="single" w:sz="4" w:space="0" w:color="auto"/>
            </w:tcBorders>
            <w:vAlign w:val="center"/>
          </w:tcPr>
          <w:p w:rsidR="00F27180" w:rsidRPr="00423395" w:rsidRDefault="00DA7AC1" w:rsidP="00ED6270">
            <w:r w:rsidRPr="00423395">
              <w:t>Změna</w:t>
            </w:r>
            <w:r w:rsidR="00160B07" w:rsidRPr="00423395">
              <w:t xml:space="preserve"> názvu </w:t>
            </w:r>
            <w:r w:rsidRPr="00423395">
              <w:t>útvaru</w:t>
            </w:r>
            <w:r w:rsidR="00160B07" w:rsidRPr="00423395">
              <w:t xml:space="preserve"> z</w:t>
            </w:r>
            <w:r w:rsidR="00ED6270" w:rsidRPr="00423395">
              <w:t xml:space="preserve"> </w:t>
            </w:r>
            <w:r w:rsidRPr="00423395">
              <w:t>ÚVVŠ</w:t>
            </w:r>
            <w:r w:rsidR="00604841" w:rsidRPr="00423395">
              <w:t xml:space="preserve"> na ÚVV a OVVŠ na OVV</w:t>
            </w:r>
            <w:r w:rsidR="00B36418" w:rsidRPr="00423395">
              <w:t xml:space="preserve">, </w:t>
            </w:r>
            <w:r w:rsidRPr="00423395">
              <w:t>funkce náměstka</w:t>
            </w:r>
            <w:r w:rsidR="003E5EFE" w:rsidRPr="00423395">
              <w:t>,</w:t>
            </w:r>
            <w:r w:rsidR="008839F0" w:rsidRPr="00423395">
              <w:t xml:space="preserve"> </w:t>
            </w:r>
            <w:r w:rsidR="00604841" w:rsidRPr="00423395">
              <w:t>přesun oddělení</w:t>
            </w:r>
            <w:r w:rsidR="003E5EFE" w:rsidRPr="00423395">
              <w:t xml:space="preserve"> OVV a OKS</w:t>
            </w:r>
            <w:r w:rsidR="00604841" w:rsidRPr="00423395">
              <w:t xml:space="preserve"> na jiná pracoviště FN Brno</w:t>
            </w:r>
            <w:r w:rsidR="00BC272E" w:rsidRPr="00423395">
              <w:t>, všechny změny vyznačeny červeně.</w:t>
            </w:r>
          </w:p>
        </w:tc>
        <w:tc>
          <w:tcPr>
            <w:tcW w:w="910" w:type="pct"/>
            <w:vAlign w:val="center"/>
          </w:tcPr>
          <w:p w:rsidR="00F27180" w:rsidRPr="00423395" w:rsidRDefault="00DA7AC1" w:rsidP="00DA7AC1">
            <w:pPr>
              <w:jc w:val="center"/>
            </w:pPr>
            <w:r w:rsidRPr="00423395">
              <w:t>M. Třináctá</w:t>
            </w:r>
          </w:p>
        </w:tc>
        <w:tc>
          <w:tcPr>
            <w:tcW w:w="636" w:type="pct"/>
            <w:tcBorders>
              <w:right w:val="single" w:sz="12" w:space="0" w:color="auto"/>
            </w:tcBorders>
            <w:vAlign w:val="center"/>
          </w:tcPr>
          <w:p w:rsidR="00F27180" w:rsidRPr="00423395" w:rsidRDefault="00DC5407" w:rsidP="00364AA5">
            <w:pPr>
              <w:jc w:val="center"/>
            </w:pPr>
            <w:r w:rsidRPr="00423395">
              <w:t>2.</w:t>
            </w:r>
            <w:r w:rsidR="00364AA5">
              <w:t xml:space="preserve"> </w:t>
            </w:r>
            <w:r w:rsidRPr="00423395">
              <w:t>2.</w:t>
            </w:r>
            <w:r w:rsidR="00364AA5">
              <w:t xml:space="preserve"> </w:t>
            </w:r>
            <w:r w:rsidRPr="00423395">
              <w:t>2023</w:t>
            </w:r>
          </w:p>
        </w:tc>
      </w:tr>
      <w:tr w:rsidR="00F27180" w:rsidRPr="00423395" w:rsidTr="00386F14">
        <w:tblPrEx>
          <w:tblCellMar>
            <w:left w:w="0" w:type="dxa"/>
            <w:right w:w="0" w:type="dxa"/>
          </w:tblCellMar>
        </w:tblPrEx>
        <w:trPr>
          <w:trHeight w:val="567"/>
        </w:trPr>
        <w:tc>
          <w:tcPr>
            <w:tcW w:w="468" w:type="pct"/>
            <w:tcBorders>
              <w:left w:val="single" w:sz="12" w:space="0" w:color="auto"/>
              <w:right w:val="single" w:sz="4" w:space="0" w:color="auto"/>
            </w:tcBorders>
            <w:vAlign w:val="center"/>
          </w:tcPr>
          <w:p w:rsidR="00F27180" w:rsidRPr="00364AA5" w:rsidRDefault="00364AA5" w:rsidP="00364AA5">
            <w:pPr>
              <w:jc w:val="center"/>
            </w:pPr>
            <w:r w:rsidRPr="00364AA5">
              <w:t>5.</w:t>
            </w:r>
          </w:p>
        </w:tc>
        <w:tc>
          <w:tcPr>
            <w:tcW w:w="2986" w:type="pct"/>
            <w:tcBorders>
              <w:left w:val="single" w:sz="4" w:space="0" w:color="auto"/>
            </w:tcBorders>
            <w:vAlign w:val="center"/>
          </w:tcPr>
          <w:p w:rsidR="00F27180" w:rsidRDefault="00364AA5" w:rsidP="004C3679">
            <w:pPr>
              <w:rPr>
                <w:color w:val="FF0000"/>
              </w:rPr>
            </w:pPr>
            <w:r w:rsidRPr="00411611">
              <w:rPr>
                <w:color w:val="FF0000"/>
              </w:rPr>
              <w:t xml:space="preserve">Aktualizace </w:t>
            </w:r>
            <w:r w:rsidR="004C3679">
              <w:rPr>
                <w:color w:val="FF0000"/>
              </w:rPr>
              <w:t>kapitol 3.2, 4.2, 4.3, 4.4.1, 4.5.7, 6. a příl</w:t>
            </w:r>
            <w:r w:rsidR="00A6546E">
              <w:rPr>
                <w:color w:val="FF0000"/>
              </w:rPr>
              <w:t xml:space="preserve">. </w:t>
            </w:r>
            <w:r w:rsidR="004C3679">
              <w:rPr>
                <w:color w:val="FF0000"/>
              </w:rPr>
              <w:t>č. 3</w:t>
            </w:r>
          </w:p>
          <w:p w:rsidR="004C3679" w:rsidRPr="00411611" w:rsidRDefault="004C3679" w:rsidP="004C3679">
            <w:pPr>
              <w:rPr>
                <w:color w:val="FF0000"/>
              </w:rPr>
            </w:pPr>
          </w:p>
        </w:tc>
        <w:tc>
          <w:tcPr>
            <w:tcW w:w="910" w:type="pct"/>
            <w:vAlign w:val="center"/>
          </w:tcPr>
          <w:p w:rsidR="00F27180" w:rsidRPr="00364AA5" w:rsidRDefault="00364AA5" w:rsidP="00364AA5">
            <w:pPr>
              <w:jc w:val="center"/>
            </w:pPr>
            <w:r w:rsidRPr="00364AA5">
              <w:t>M. Třináctá</w:t>
            </w:r>
          </w:p>
        </w:tc>
        <w:tc>
          <w:tcPr>
            <w:tcW w:w="636" w:type="pct"/>
            <w:tcBorders>
              <w:right w:val="single" w:sz="12" w:space="0" w:color="auto"/>
            </w:tcBorders>
            <w:vAlign w:val="center"/>
          </w:tcPr>
          <w:p w:rsidR="00F27180" w:rsidRPr="00364AA5" w:rsidRDefault="00364AA5" w:rsidP="00364AA5">
            <w:pPr>
              <w:jc w:val="center"/>
            </w:pPr>
            <w:r w:rsidRPr="00364AA5">
              <w:t>1. 2. 2024</w:t>
            </w:r>
          </w:p>
        </w:tc>
      </w:tr>
    </w:tbl>
    <w:p w:rsidR="00FA60C8" w:rsidRPr="00423395" w:rsidRDefault="00FA60C8" w:rsidP="00FA60C8">
      <w:pPr>
        <w:pStyle w:val="Heading1"/>
        <w:numPr>
          <w:ilvl w:val="0"/>
          <w:numId w:val="0"/>
        </w:numPr>
        <w:ind w:left="360"/>
        <w:rPr>
          <w:b w:val="0"/>
        </w:rPr>
      </w:pPr>
      <w:bookmarkStart w:id="66" w:name="_Toc343606074"/>
    </w:p>
    <w:p w:rsidR="00E60C77" w:rsidRPr="00423395" w:rsidRDefault="00E60C77" w:rsidP="00E60C77"/>
    <w:p w:rsidR="00E60C77" w:rsidRPr="00423395" w:rsidRDefault="00E60C77" w:rsidP="00E60C77"/>
    <w:p w:rsidR="000F2BDB" w:rsidRPr="00423395" w:rsidRDefault="000F2BDB" w:rsidP="00E60C77"/>
    <w:p w:rsidR="000F2BDB" w:rsidRDefault="000F2BDB" w:rsidP="00E60C77"/>
    <w:p w:rsidR="00BF2065" w:rsidRDefault="00BF2065" w:rsidP="00E60C77"/>
    <w:p w:rsidR="00B9140F" w:rsidRPr="00423395" w:rsidRDefault="00B9140F" w:rsidP="00E60C77"/>
    <w:p w:rsidR="000F2BDB" w:rsidRPr="00423395" w:rsidRDefault="000F2BDB" w:rsidP="00E60C77"/>
    <w:p w:rsidR="00E60C77" w:rsidRPr="00423395" w:rsidRDefault="00E60C77" w:rsidP="00E60C77"/>
    <w:p w:rsidR="001A565A" w:rsidRPr="00423395" w:rsidRDefault="00FA60C8" w:rsidP="00D81B11">
      <w:pPr>
        <w:pStyle w:val="Heading1"/>
        <w:numPr>
          <w:ilvl w:val="0"/>
          <w:numId w:val="13"/>
        </w:numPr>
        <w:rPr>
          <w:b w:val="0"/>
        </w:rPr>
      </w:pPr>
      <w:bookmarkStart w:id="67" w:name="_Toc118789310"/>
      <w:r w:rsidRPr="00423395">
        <w:rPr>
          <w:b w:val="0"/>
        </w:rPr>
        <w:t>P</w:t>
      </w:r>
      <w:r w:rsidR="001A565A" w:rsidRPr="00423395">
        <w:rPr>
          <w:b w:val="0"/>
        </w:rPr>
        <w:t>řílohy</w:t>
      </w:r>
      <w:bookmarkEnd w:id="66"/>
      <w:bookmarkEnd w:id="67"/>
    </w:p>
    <w:p w:rsidR="00487928" w:rsidRPr="00423395" w:rsidRDefault="00487928" w:rsidP="00487928">
      <w:pPr>
        <w:pStyle w:val="CommentText"/>
        <w:spacing w:after="120"/>
        <w:rPr>
          <w:rFonts w:ascii="Arial" w:hAnsi="Arial" w:cs="Arial"/>
          <w:sz w:val="22"/>
          <w:szCs w:val="22"/>
        </w:rPr>
      </w:pPr>
      <w:r w:rsidRPr="00423395">
        <w:rPr>
          <w:rFonts w:ascii="Arial" w:hAnsi="Arial" w:cs="Arial"/>
          <w:sz w:val="22"/>
          <w:szCs w:val="22"/>
        </w:rPr>
        <w:t xml:space="preserve">Příloha 1: Organizační diagram </w:t>
      </w:r>
      <w:r w:rsidR="009D335D" w:rsidRPr="00423395">
        <w:rPr>
          <w:rFonts w:ascii="Arial" w:hAnsi="Arial" w:cs="Arial"/>
          <w:sz w:val="22"/>
          <w:szCs w:val="22"/>
        </w:rPr>
        <w:t>Ú</w:t>
      </w:r>
      <w:r w:rsidR="0005367E" w:rsidRPr="00423395">
        <w:rPr>
          <w:rFonts w:ascii="Arial" w:hAnsi="Arial" w:cs="Arial"/>
          <w:sz w:val="22"/>
          <w:szCs w:val="22"/>
        </w:rPr>
        <w:t>VV</w:t>
      </w:r>
    </w:p>
    <w:p w:rsidR="00F27180" w:rsidRPr="00423395" w:rsidRDefault="00F27180" w:rsidP="00487928">
      <w:pPr>
        <w:pStyle w:val="CommentText"/>
        <w:spacing w:after="120"/>
        <w:rPr>
          <w:rFonts w:ascii="Arial" w:hAnsi="Arial" w:cs="Arial"/>
          <w:sz w:val="22"/>
          <w:szCs w:val="22"/>
        </w:rPr>
      </w:pPr>
      <w:r w:rsidRPr="00423395">
        <w:rPr>
          <w:rFonts w:ascii="Arial" w:hAnsi="Arial" w:cs="Arial"/>
          <w:sz w:val="22"/>
          <w:szCs w:val="22"/>
        </w:rPr>
        <w:t>Příloha 2: Základní informace o ÚVV</w:t>
      </w:r>
    </w:p>
    <w:p w:rsidR="00487928" w:rsidRPr="00423395" w:rsidRDefault="00487928" w:rsidP="00487928">
      <w:pPr>
        <w:pStyle w:val="CommentText"/>
        <w:spacing w:after="120"/>
        <w:rPr>
          <w:rFonts w:ascii="Arial" w:hAnsi="Arial" w:cs="Arial"/>
          <w:sz w:val="22"/>
          <w:szCs w:val="22"/>
        </w:rPr>
      </w:pPr>
      <w:r w:rsidRPr="00423395">
        <w:rPr>
          <w:rFonts w:ascii="Arial" w:hAnsi="Arial" w:cs="Arial"/>
          <w:sz w:val="22"/>
          <w:szCs w:val="22"/>
        </w:rPr>
        <w:t xml:space="preserve">Příloha </w:t>
      </w:r>
      <w:r w:rsidR="00C66CD7" w:rsidRPr="00423395">
        <w:rPr>
          <w:rFonts w:ascii="Arial" w:hAnsi="Arial" w:cs="Arial"/>
          <w:sz w:val="22"/>
          <w:szCs w:val="22"/>
        </w:rPr>
        <w:t>3</w:t>
      </w:r>
      <w:r w:rsidR="00FE02D6" w:rsidRPr="00423395">
        <w:rPr>
          <w:rFonts w:ascii="Arial" w:hAnsi="Arial" w:cs="Arial"/>
          <w:sz w:val="22"/>
          <w:szCs w:val="22"/>
        </w:rPr>
        <w:t xml:space="preserve">: Seznámení s </w:t>
      </w:r>
      <w:r w:rsidRPr="00423395">
        <w:rPr>
          <w:rFonts w:ascii="Arial" w:hAnsi="Arial" w:cs="Arial"/>
          <w:sz w:val="22"/>
          <w:szCs w:val="22"/>
        </w:rPr>
        <w:t>dokumentem</w:t>
      </w:r>
      <w:r w:rsidR="00D50DE4" w:rsidRPr="00423395">
        <w:rPr>
          <w:rFonts w:ascii="Arial" w:hAnsi="Arial" w:cs="Arial"/>
          <w:sz w:val="22"/>
          <w:szCs w:val="22"/>
        </w:rPr>
        <w:t xml:space="preserve"> </w:t>
      </w:r>
      <w:r w:rsidRPr="00423395">
        <w:rPr>
          <w:rFonts w:ascii="Arial" w:hAnsi="Arial" w:cs="Arial"/>
          <w:sz w:val="22"/>
          <w:szCs w:val="22"/>
        </w:rPr>
        <w:t>systému řízení</w:t>
      </w:r>
      <w:r w:rsidR="00FB28CF" w:rsidRPr="00423395">
        <w:rPr>
          <w:rFonts w:ascii="Arial" w:hAnsi="Arial" w:cs="Arial"/>
          <w:sz w:val="22"/>
          <w:szCs w:val="22"/>
        </w:rPr>
        <w:t xml:space="preserve"> kvality</w:t>
      </w:r>
      <w:r w:rsidR="00EE58B5" w:rsidRPr="00423395">
        <w:rPr>
          <w:rFonts w:ascii="Arial" w:hAnsi="Arial" w:cs="Arial"/>
          <w:sz w:val="22"/>
          <w:szCs w:val="22"/>
        </w:rPr>
        <w:t>.</w:t>
      </w:r>
    </w:p>
    <w:p w:rsidR="0085507A" w:rsidRPr="00423395" w:rsidRDefault="0085507A" w:rsidP="00A36D7C">
      <w:pPr>
        <w:jc w:val="both"/>
        <w:outlineLvl w:val="0"/>
        <w:rPr>
          <w:rFonts w:ascii="Arial" w:hAnsi="Arial"/>
          <w:sz w:val="22"/>
        </w:rPr>
      </w:pPr>
    </w:p>
    <w:p w:rsidR="00C069B7" w:rsidRPr="00423395" w:rsidRDefault="00C069B7" w:rsidP="00D50DE4">
      <w:pPr>
        <w:jc w:val="both"/>
        <w:outlineLvl w:val="0"/>
        <w:rPr>
          <w:rFonts w:ascii="Arial" w:hAnsi="Arial" w:cs="Arial"/>
          <w:sz w:val="22"/>
          <w:szCs w:val="22"/>
        </w:rPr>
      </w:pPr>
    </w:p>
    <w:p w:rsidR="00261B17" w:rsidRPr="00423395" w:rsidRDefault="007638A1" w:rsidP="00D50DE4">
      <w:pPr>
        <w:jc w:val="both"/>
        <w:outlineLvl w:val="0"/>
        <w:rPr>
          <w:rFonts w:ascii="Arial" w:hAnsi="Arial" w:cs="Arial"/>
          <w:sz w:val="22"/>
          <w:szCs w:val="22"/>
        </w:rPr>
      </w:pPr>
      <w:r w:rsidRPr="00423395">
        <w:rPr>
          <w:rFonts w:ascii="Arial" w:hAnsi="Arial" w:cs="Arial"/>
          <w:sz w:val="22"/>
          <w:szCs w:val="22"/>
        </w:rPr>
        <w:t>P</w:t>
      </w:r>
      <w:r w:rsidR="00261B17" w:rsidRPr="00423395">
        <w:rPr>
          <w:rFonts w:ascii="Arial" w:hAnsi="Arial" w:cs="Arial"/>
          <w:sz w:val="22"/>
          <w:szCs w:val="22"/>
        </w:rPr>
        <w:t xml:space="preserve">říloha1: Organizační diagram </w:t>
      </w:r>
      <w:r w:rsidR="00BA3237" w:rsidRPr="00423395">
        <w:rPr>
          <w:rFonts w:ascii="Arial" w:hAnsi="Arial" w:cs="Arial"/>
          <w:sz w:val="22"/>
          <w:szCs w:val="22"/>
        </w:rPr>
        <w:t>Ú</w:t>
      </w:r>
      <w:r w:rsidR="005F655B" w:rsidRPr="00423395">
        <w:rPr>
          <w:rFonts w:ascii="Arial" w:hAnsi="Arial" w:cs="Arial"/>
          <w:sz w:val="22"/>
          <w:szCs w:val="22"/>
        </w:rPr>
        <w:t>VV</w:t>
      </w:r>
    </w:p>
    <w:p w:rsidR="00261B17" w:rsidRPr="00423395" w:rsidRDefault="00A16B07" w:rsidP="00A70499">
      <w:pPr>
        <w:pStyle w:val="Caption"/>
        <w:rPr>
          <w:rFonts w:ascii="Arial" w:hAnsi="Arial"/>
          <w:b w:val="0"/>
          <w:sz w:val="24"/>
          <w:u w:val="single"/>
        </w:rPr>
      </w:pPr>
      <w:r w:rsidRPr="00423395">
        <w:rPr>
          <w:rFonts w:ascii="Arial" w:hAnsi="Arial"/>
          <w:b w:val="0"/>
          <w:noProof/>
          <w:sz w:val="24"/>
          <w:u w:val="single"/>
        </w:rPr>
        <mc:AlternateContent>
          <mc:Choice Requires="wps">
            <w:drawing>
              <wp:anchor distT="0" distB="0" distL="114300" distR="114300" simplePos="0" relativeHeight="251657216" behindDoc="0" locked="0" layoutInCell="1" allowOverlap="1">
                <wp:simplePos x="0" y="0"/>
                <wp:positionH relativeFrom="column">
                  <wp:posOffset>1201420</wp:posOffset>
                </wp:positionH>
                <wp:positionV relativeFrom="paragraph">
                  <wp:posOffset>4705985</wp:posOffset>
                </wp:positionV>
                <wp:extent cx="1566545" cy="254000"/>
                <wp:effectExtent l="0" t="0" r="0" b="0"/>
                <wp:wrapNone/>
                <wp:docPr id="1554872098"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254000"/>
                        </a:xfrm>
                        <a:prstGeom prst="rect">
                          <a:avLst/>
                        </a:prstGeom>
                        <a:solidFill>
                          <a:srgbClr val="FFFFFF"/>
                        </a:solidFill>
                        <a:ln w="9525">
                          <a:solidFill>
                            <a:srgbClr val="000000"/>
                          </a:solidFill>
                          <a:miter lim="800000"/>
                          <a:headEnd/>
                          <a:tailEnd/>
                        </a:ln>
                      </wps:spPr>
                      <wps:txbx>
                        <w:txbxContent>
                          <w:p w:rsidR="00E9703B" w:rsidRPr="00377151" w:rsidRDefault="00E9703B">
                            <w:pPr>
                              <w:rPr>
                                <w:rFonts w:ascii="Arial" w:hAnsi="Arial" w:cs="Arial"/>
                              </w:rPr>
                            </w:pPr>
                            <w:r w:rsidRPr="00377151">
                              <w:rPr>
                                <w:rFonts w:ascii="Arial" w:hAnsi="Arial" w:cs="Arial"/>
                              </w:rPr>
                              <w:t>řízení v plném</w:t>
                            </w:r>
                            <w:r w:rsidR="00891528">
                              <w:rPr>
                                <w:rFonts w:ascii="Arial" w:hAnsi="Arial" w:cs="Arial"/>
                              </w:rPr>
                              <w:t xml:space="preserve"> ro</w:t>
                            </w:r>
                            <w:r w:rsidRPr="00377151">
                              <w:rPr>
                                <w:rFonts w:ascii="Arial" w:hAnsi="Arial" w:cs="Arial"/>
                              </w:rPr>
                              <w:t>zsahu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1" o:spid="_x0000_s1026" type="#_x0000_t202" style="position:absolute;margin-left:94.6pt;margin-top:370.55pt;width:123.35pt;height: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">
                <v:textbox>
                  <w:txbxContent>
                    <w:p w:rsidR="00E9703B" w:rsidRPr="00377151" w:rsidRDefault="00E9703B">
                      <w:pPr>
                        <w:rPr>
                          <w:rFonts w:ascii="Arial" w:hAnsi="Arial" w:cs="Arial"/>
                        </w:rPr>
                      </w:pPr>
                      <w:r w:rsidRPr="00377151">
                        <w:rPr>
                          <w:rFonts w:ascii="Arial" w:hAnsi="Arial" w:cs="Arial"/>
                        </w:rPr>
                        <w:t>řízení v plném</w:t>
                      </w:r>
                      <w:r w:rsidR="00891528">
                        <w:rPr>
                          <w:rFonts w:ascii="Arial" w:hAnsi="Arial" w:cs="Arial"/>
                        </w:rPr>
                        <w:t xml:space="preserve"> ro</w:t>
                      </w:r>
                      <w:r w:rsidRPr="00377151">
                        <w:rPr>
                          <w:rFonts w:ascii="Arial" w:hAnsi="Arial" w:cs="Arial"/>
                        </w:rPr>
                        <w:t>zsahu</w:t>
                      </w:r>
                    </w:p>
                  </w:txbxContent>
                </v:textbox>
              </v:shape>
            </w:pict>
          </mc:Fallback>
        </mc:AlternateContent>
      </w:r>
      <w:r w:rsidRPr="00423395">
        <w:rPr>
          <w:rFonts w:ascii="Arial" w:hAnsi="Arial"/>
          <w:b w:val="0"/>
          <w:noProof/>
          <w:sz w:val="24"/>
          <w:u w:val="single"/>
        </w:rPr>
        <mc:AlternateContent>
          <mc:Choice Requires="wpc">
            <w:drawing>
              <wp:inline distT="0" distB="0" distL="0" distR="0">
                <wp:extent cx="6296660" cy="4631690"/>
                <wp:effectExtent l="19050" t="19050" r="18415" b="16510"/>
                <wp:docPr id="16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cap="flat" cmpd="sng" algn="ctr">
                          <a:solidFill>
                            <a:srgbClr val="000000"/>
                          </a:solidFill>
                          <a:prstDash val="dash"/>
                          <a:miter lim="800000"/>
                          <a:headEnd type="none" w="med" len="med"/>
                          <a:tailEnd type="none" w="med" len="med"/>
                        </a:ln>
                      </wpc:whole>
                      <wps:wsp>
                        <wps:cNvPr id="1140689343" name="Text Box 162"/>
                        <wps:cNvSpPr txBox="1">
                          <a:spLocks noChangeArrowheads="1"/>
                        </wps:cNvSpPr>
                        <wps:spPr bwMode="auto">
                          <a:xfrm>
                            <a:off x="2405305" y="161164"/>
                            <a:ext cx="1371738" cy="356467"/>
                          </a:xfrm>
                          <a:prstGeom prst="rect">
                            <a:avLst/>
                          </a:prstGeom>
                          <a:solidFill>
                            <a:srgbClr val="FFFFFF"/>
                          </a:solidFill>
                          <a:ln w="9525">
                            <a:solidFill>
                              <a:srgbClr val="000000"/>
                            </a:solidFill>
                            <a:miter lim="800000"/>
                            <a:headEnd/>
                            <a:tailEnd/>
                          </a:ln>
                        </wps:spPr>
                        <wps:txbx>
                          <w:txbxContent>
                            <w:p w:rsidR="00E9703B" w:rsidRPr="00881C8D" w:rsidRDefault="00E9703B" w:rsidP="00377151">
                              <w:pPr>
                                <w:jc w:val="center"/>
                                <w:rPr>
                                  <w:b/>
                                  <w:sz w:val="22"/>
                                  <w:szCs w:val="22"/>
                                </w:rPr>
                              </w:pPr>
                              <w:r w:rsidRPr="00881C8D">
                                <w:rPr>
                                  <w:b/>
                                  <w:sz w:val="22"/>
                                  <w:szCs w:val="22"/>
                                </w:rPr>
                                <w:t>Ředitel FN Brno</w:t>
                              </w:r>
                            </w:p>
                          </w:txbxContent>
                        </wps:txbx>
                        <wps:bodyPr rot="0" vert="horz" wrap="square" lIns="91440" tIns="45720" rIns="91440" bIns="45720" anchor="t" anchorCtr="0" upright="1">
                          <a:noAutofit/>
                        </wps:bodyPr>
                      </wps:wsp>
                      <wps:wsp>
                        <wps:cNvPr id="718083641" name="Line 163"/>
                        <wps:cNvCnPr>
                          <a:cxnSpLocks noChangeShapeType="1"/>
                        </wps:cNvCnPr>
                        <wps:spPr bwMode="auto">
                          <a:xfrm>
                            <a:off x="3091174" y="669269"/>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2071881" name="Line 164"/>
                        <wps:cNvCnPr>
                          <a:cxnSpLocks noChangeShapeType="1"/>
                        </wps:cNvCnPr>
                        <wps:spPr bwMode="auto">
                          <a:xfrm flipH="1">
                            <a:off x="3091174" y="517631"/>
                            <a:ext cx="794" cy="593053"/>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5924518" name="Text Box 165"/>
                        <wps:cNvSpPr txBox="1">
                          <a:spLocks noChangeArrowheads="1"/>
                        </wps:cNvSpPr>
                        <wps:spPr bwMode="auto">
                          <a:xfrm>
                            <a:off x="2246539" y="965399"/>
                            <a:ext cx="1686095" cy="469203"/>
                          </a:xfrm>
                          <a:prstGeom prst="rect">
                            <a:avLst/>
                          </a:prstGeom>
                          <a:solidFill>
                            <a:srgbClr val="99CCFF"/>
                          </a:solidFill>
                          <a:ln w="9525">
                            <a:solidFill>
                              <a:srgbClr val="000000"/>
                            </a:solidFill>
                            <a:miter lim="800000"/>
                            <a:headEnd/>
                            <a:tailEnd/>
                          </a:ln>
                        </wps:spPr>
                        <wps:txbx>
                          <w:txbxContent>
                            <w:p w:rsidR="00E9703B" w:rsidRPr="00185BE9" w:rsidRDefault="00E9703B" w:rsidP="00377151">
                              <w:pPr>
                                <w:jc w:val="center"/>
                                <w:rPr>
                                  <w:b/>
                                  <w:sz w:val="22"/>
                                  <w:szCs w:val="22"/>
                                </w:rPr>
                              </w:pPr>
                              <w:r w:rsidRPr="00185BE9">
                                <w:rPr>
                                  <w:b/>
                                  <w:sz w:val="22"/>
                                  <w:szCs w:val="22"/>
                                </w:rPr>
                                <w:t xml:space="preserve">Náměstek </w:t>
                              </w:r>
                            </w:p>
                            <w:p w:rsidR="00E9703B" w:rsidRPr="00185BE9" w:rsidRDefault="00E9703B" w:rsidP="00377151">
                              <w:pPr>
                                <w:numPr>
                                  <w:ins w:id="68" w:author="205" w:date="2012-12-19T08:47:00Z"/>
                                </w:numPr>
                                <w:jc w:val="center"/>
                                <w:rPr>
                                  <w:b/>
                                  <w:sz w:val="22"/>
                                  <w:szCs w:val="22"/>
                                </w:rPr>
                              </w:pPr>
                              <w:r w:rsidRPr="00185BE9">
                                <w:rPr>
                                  <w:b/>
                                  <w:sz w:val="22"/>
                                  <w:szCs w:val="22"/>
                                </w:rPr>
                                <w:t>pro vědu</w:t>
                              </w:r>
                              <w:r w:rsidR="0005367E" w:rsidRPr="00185BE9">
                                <w:rPr>
                                  <w:b/>
                                  <w:sz w:val="22"/>
                                  <w:szCs w:val="22"/>
                                </w:rPr>
                                <w:t xml:space="preserve"> a </w:t>
                              </w:r>
                              <w:r w:rsidRPr="00185BE9">
                                <w:rPr>
                                  <w:b/>
                                  <w:sz w:val="22"/>
                                  <w:szCs w:val="22"/>
                                </w:rPr>
                                <w:t xml:space="preserve">výzkum </w:t>
                              </w:r>
                            </w:p>
                          </w:txbxContent>
                        </wps:txbx>
                        <wps:bodyPr rot="0" vert="horz" wrap="square" lIns="91440" tIns="45720" rIns="91440" bIns="45720" anchor="t" anchorCtr="0" upright="1">
                          <a:noAutofit/>
                        </wps:bodyPr>
                      </wps:wsp>
                      <wps:wsp>
                        <wps:cNvPr id="1346672021" name="Line 166"/>
                        <wps:cNvCnPr>
                          <a:cxnSpLocks noChangeShapeType="1"/>
                        </wps:cNvCnPr>
                        <wps:spPr bwMode="auto">
                          <a:xfrm>
                            <a:off x="3092762" y="1469533"/>
                            <a:ext cx="794" cy="8002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9574147" name="Line 167"/>
                        <wps:cNvCnPr>
                          <a:cxnSpLocks noChangeShapeType="1"/>
                        </wps:cNvCnPr>
                        <wps:spPr bwMode="auto">
                          <a:xfrm>
                            <a:off x="1033567" y="2269798"/>
                            <a:ext cx="4115215" cy="79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003272" name="Line 168"/>
                        <wps:cNvCnPr>
                          <a:cxnSpLocks noChangeShapeType="1"/>
                        </wps:cNvCnPr>
                        <wps:spPr bwMode="auto">
                          <a:xfrm>
                            <a:off x="1033567" y="2269798"/>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4131006" name="Line 169"/>
                        <wps:cNvCnPr>
                          <a:cxnSpLocks noChangeShapeType="1"/>
                        </wps:cNvCnPr>
                        <wps:spPr bwMode="auto">
                          <a:xfrm>
                            <a:off x="5148782" y="2269798"/>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956586" name="Line 170"/>
                        <wps:cNvCnPr>
                          <a:cxnSpLocks noChangeShapeType="1"/>
                        </wps:cNvCnPr>
                        <wps:spPr bwMode="auto">
                          <a:xfrm>
                            <a:off x="3090380" y="1828382"/>
                            <a:ext cx="1258221" cy="794"/>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205654" name="Text Box 172"/>
                        <wps:cNvSpPr txBox="1">
                          <a:spLocks noChangeArrowheads="1"/>
                        </wps:cNvSpPr>
                        <wps:spPr bwMode="auto">
                          <a:xfrm>
                            <a:off x="4348601" y="1638637"/>
                            <a:ext cx="1342367" cy="453324"/>
                          </a:xfrm>
                          <a:prstGeom prst="rect">
                            <a:avLst/>
                          </a:prstGeom>
                          <a:solidFill>
                            <a:srgbClr val="FFFFCC"/>
                          </a:solidFill>
                          <a:ln w="9525">
                            <a:solidFill>
                              <a:srgbClr val="000000"/>
                            </a:solidFill>
                            <a:miter lim="800000"/>
                            <a:headEnd/>
                            <a:tailEnd/>
                          </a:ln>
                        </wps:spPr>
                        <wps:txbx>
                          <w:txbxContent>
                            <w:p w:rsidR="00E9703B" w:rsidRPr="00E14F58" w:rsidRDefault="00E9703B" w:rsidP="00377151">
                              <w:pPr>
                                <w:jc w:val="center"/>
                              </w:pPr>
                              <w:r w:rsidRPr="00E14F58">
                                <w:t>Představitel vedení</w:t>
                              </w:r>
                              <w:r>
                                <w:t xml:space="preserve"> útvaru </w:t>
                              </w:r>
                              <w:r w:rsidRPr="00E14F58">
                                <w:t>pro kvalitu</w:t>
                              </w:r>
                            </w:p>
                          </w:txbxContent>
                        </wps:txbx>
                        <wps:bodyPr rot="0" vert="horz" wrap="square" lIns="91440" tIns="45720" rIns="91440" bIns="45720" anchor="t" anchorCtr="0" upright="1">
                          <a:noAutofit/>
                        </wps:bodyPr>
                      </wps:wsp>
                      <wps:wsp>
                        <wps:cNvPr id="1798739596" name="Text Box 174"/>
                        <wps:cNvSpPr txBox="1">
                          <a:spLocks noChangeArrowheads="1"/>
                        </wps:cNvSpPr>
                        <wps:spPr bwMode="auto">
                          <a:xfrm>
                            <a:off x="462009" y="2612769"/>
                            <a:ext cx="1143115" cy="342971"/>
                          </a:xfrm>
                          <a:prstGeom prst="rect">
                            <a:avLst/>
                          </a:prstGeom>
                          <a:solidFill>
                            <a:srgbClr val="FFFF00"/>
                          </a:solidFill>
                          <a:ln w="9525">
                            <a:solidFill>
                              <a:srgbClr val="000000"/>
                            </a:solidFill>
                            <a:miter lim="800000"/>
                            <a:headEnd/>
                            <a:tailEnd/>
                          </a:ln>
                        </wps:spPr>
                        <wps:txbx>
                          <w:txbxContent>
                            <w:p w:rsidR="00E9703B" w:rsidRPr="00D1313A" w:rsidRDefault="00E9703B" w:rsidP="00377151">
                              <w:pPr>
                                <w:jc w:val="center"/>
                                <w:rPr>
                                  <w:b/>
                                  <w:sz w:val="22"/>
                                  <w:szCs w:val="22"/>
                                </w:rPr>
                              </w:pPr>
                              <w:r w:rsidRPr="006073EA">
                                <w:rPr>
                                  <w:b/>
                                  <w:sz w:val="22"/>
                                  <w:szCs w:val="22"/>
                                </w:rPr>
                                <w:t>V</w:t>
                              </w:r>
                              <w:r w:rsidR="0005367E">
                                <w:rPr>
                                  <w:b/>
                                  <w:sz w:val="22"/>
                                  <w:szCs w:val="22"/>
                                </w:rPr>
                                <w:t>edoucí</w:t>
                              </w:r>
                              <w:r w:rsidR="0005367E" w:rsidRPr="0038381F">
                                <w:rPr>
                                  <w:b/>
                                  <w:color w:val="FF0000"/>
                                  <w:sz w:val="22"/>
                                  <w:szCs w:val="22"/>
                                </w:rPr>
                                <w:t xml:space="preserve"> </w:t>
                              </w:r>
                              <w:r w:rsidR="0005367E" w:rsidRPr="005602D1">
                                <w:rPr>
                                  <w:b/>
                                  <w:sz w:val="22"/>
                                  <w:szCs w:val="22"/>
                                </w:rPr>
                                <w:t>OVV</w:t>
                              </w:r>
                            </w:p>
                          </w:txbxContent>
                        </wps:txbx>
                        <wps:bodyPr rot="0" vert="horz" wrap="square" lIns="91440" tIns="45720" rIns="91440" bIns="45720" anchor="t" anchorCtr="0" upright="1">
                          <a:noAutofit/>
                        </wps:bodyPr>
                      </wps:wsp>
                      <wps:wsp>
                        <wps:cNvPr id="614852996" name="Text Box 177"/>
                        <wps:cNvSpPr txBox="1">
                          <a:spLocks noChangeArrowheads="1"/>
                        </wps:cNvSpPr>
                        <wps:spPr bwMode="auto">
                          <a:xfrm>
                            <a:off x="462009" y="3298710"/>
                            <a:ext cx="1143115" cy="457294"/>
                          </a:xfrm>
                          <a:prstGeom prst="rect">
                            <a:avLst/>
                          </a:prstGeom>
                          <a:solidFill>
                            <a:srgbClr val="CCFFCC"/>
                          </a:solidFill>
                          <a:ln w="9525">
                            <a:solidFill>
                              <a:srgbClr val="000000"/>
                            </a:solidFill>
                            <a:miter lim="800000"/>
                            <a:headEnd/>
                            <a:tailEnd/>
                          </a:ln>
                        </wps:spPr>
                        <wps:txbx>
                          <w:txbxContent>
                            <w:p w:rsidR="00E9703B" w:rsidRPr="006073EA" w:rsidRDefault="00E9703B" w:rsidP="00377151">
                              <w:pPr>
                                <w:jc w:val="center"/>
                                <w:rPr>
                                  <w:sz w:val="22"/>
                                  <w:szCs w:val="22"/>
                                </w:rPr>
                              </w:pPr>
                              <w:r w:rsidRPr="006073EA">
                                <w:rPr>
                                  <w:sz w:val="22"/>
                                  <w:szCs w:val="22"/>
                                </w:rPr>
                                <w:t>Referent</w:t>
                              </w:r>
                            </w:p>
                          </w:txbxContent>
                        </wps:txbx>
                        <wps:bodyPr rot="0" vert="horz" wrap="square" lIns="91440" tIns="45720" rIns="91440" bIns="45720" anchor="t" anchorCtr="0" upright="1">
                          <a:noAutofit/>
                        </wps:bodyPr>
                      </wps:wsp>
                      <wps:wsp>
                        <wps:cNvPr id="22322711" name="Line 178"/>
                        <wps:cNvCnPr>
                          <a:cxnSpLocks noChangeShapeType="1"/>
                        </wps:cNvCnPr>
                        <wps:spPr bwMode="auto">
                          <a:xfrm>
                            <a:off x="3091174" y="2269798"/>
                            <a:ext cx="794" cy="3429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4951298" name="Text Box 182"/>
                        <wps:cNvSpPr txBox="1">
                          <a:spLocks noChangeArrowheads="1"/>
                        </wps:cNvSpPr>
                        <wps:spPr bwMode="auto">
                          <a:xfrm>
                            <a:off x="2405305" y="2612769"/>
                            <a:ext cx="1371738" cy="342971"/>
                          </a:xfrm>
                          <a:prstGeom prst="rect">
                            <a:avLst/>
                          </a:prstGeom>
                          <a:solidFill>
                            <a:srgbClr val="FFFF00"/>
                          </a:solidFill>
                          <a:ln w="9525">
                            <a:solidFill>
                              <a:srgbClr val="000000"/>
                            </a:solidFill>
                            <a:miter lim="800000"/>
                            <a:headEnd/>
                            <a:tailEnd/>
                          </a:ln>
                        </wps:spPr>
                        <wps:txbx>
                          <w:txbxContent>
                            <w:p w:rsidR="00E9703B" w:rsidRPr="006073EA" w:rsidRDefault="00E9703B" w:rsidP="00377151">
                              <w:pPr>
                                <w:jc w:val="center"/>
                                <w:rPr>
                                  <w:b/>
                                  <w:sz w:val="22"/>
                                  <w:szCs w:val="22"/>
                                </w:rPr>
                              </w:pPr>
                              <w:r w:rsidRPr="006073EA">
                                <w:rPr>
                                  <w:b/>
                                  <w:sz w:val="22"/>
                                  <w:szCs w:val="22"/>
                                </w:rPr>
                                <w:t>Vedoucí OKS</w:t>
                              </w:r>
                            </w:p>
                          </w:txbxContent>
                        </wps:txbx>
                        <wps:bodyPr rot="0" vert="horz" wrap="square" lIns="91440" tIns="45720" rIns="91440" bIns="45720" anchor="t" anchorCtr="0" upright="1">
                          <a:noAutofit/>
                        </wps:bodyPr>
                      </wps:wsp>
                      <wps:wsp>
                        <wps:cNvPr id="1889891071" name="Text Box 187"/>
                        <wps:cNvSpPr txBox="1">
                          <a:spLocks noChangeArrowheads="1"/>
                        </wps:cNvSpPr>
                        <wps:spPr bwMode="auto">
                          <a:xfrm>
                            <a:off x="1719436" y="3298710"/>
                            <a:ext cx="1028804" cy="457294"/>
                          </a:xfrm>
                          <a:prstGeom prst="rect">
                            <a:avLst/>
                          </a:prstGeom>
                          <a:solidFill>
                            <a:srgbClr val="CCFFCC"/>
                          </a:solidFill>
                          <a:ln w="9525">
                            <a:solidFill>
                              <a:srgbClr val="000000"/>
                            </a:solidFill>
                            <a:miter lim="800000"/>
                            <a:headEnd/>
                            <a:tailEnd/>
                          </a:ln>
                        </wps:spPr>
                        <wps:txbx>
                          <w:txbxContent>
                            <w:p w:rsidR="00E9703B" w:rsidRPr="006073EA" w:rsidRDefault="00E9703B" w:rsidP="00377151">
                              <w:pPr>
                                <w:jc w:val="center"/>
                                <w:rPr>
                                  <w:sz w:val="22"/>
                                  <w:szCs w:val="22"/>
                                </w:rPr>
                              </w:pPr>
                              <w:r w:rsidRPr="006073EA">
                                <w:rPr>
                                  <w:sz w:val="22"/>
                                  <w:szCs w:val="22"/>
                                </w:rPr>
                                <w:t>Referent</w:t>
                              </w:r>
                            </w:p>
                          </w:txbxContent>
                        </wps:txbx>
                        <wps:bodyPr rot="0" vert="horz" wrap="square" lIns="91440" tIns="45720" rIns="91440" bIns="45720" anchor="t" anchorCtr="0" upright="1">
                          <a:noAutofit/>
                        </wps:bodyPr>
                      </wps:wsp>
                      <wps:wsp>
                        <wps:cNvPr id="1976735316" name="Text Box 188"/>
                        <wps:cNvSpPr txBox="1">
                          <a:spLocks noChangeArrowheads="1"/>
                        </wps:cNvSpPr>
                        <wps:spPr bwMode="auto">
                          <a:xfrm>
                            <a:off x="2862551" y="3298710"/>
                            <a:ext cx="2067133" cy="597817"/>
                          </a:xfrm>
                          <a:prstGeom prst="rect">
                            <a:avLst/>
                          </a:prstGeom>
                          <a:solidFill>
                            <a:srgbClr val="CCFFCC"/>
                          </a:solidFill>
                          <a:ln w="9525">
                            <a:solidFill>
                              <a:srgbClr val="000000"/>
                            </a:solidFill>
                            <a:miter lim="800000"/>
                            <a:headEnd/>
                            <a:tailEnd/>
                          </a:ln>
                        </wps:spPr>
                        <wps:txbx>
                          <w:txbxContent>
                            <w:p w:rsidR="00E9703B" w:rsidRPr="006073EA" w:rsidRDefault="00E9703B" w:rsidP="00377151">
                              <w:pPr>
                                <w:jc w:val="center"/>
                                <w:rPr>
                                  <w:sz w:val="22"/>
                                  <w:szCs w:val="22"/>
                                </w:rPr>
                              </w:pPr>
                              <w:r w:rsidRPr="006073EA">
                                <w:rPr>
                                  <w:sz w:val="22"/>
                                  <w:szCs w:val="22"/>
                                </w:rPr>
                                <w:t>Zaměstnanec</w:t>
                              </w:r>
                            </w:p>
                            <w:p w:rsidR="00E9703B" w:rsidRPr="006073EA" w:rsidRDefault="00E9703B" w:rsidP="00377151">
                              <w:pPr>
                                <w:jc w:val="center"/>
                                <w:rPr>
                                  <w:sz w:val="22"/>
                                  <w:szCs w:val="22"/>
                                </w:rPr>
                              </w:pPr>
                              <w:r w:rsidRPr="006073EA">
                                <w:rPr>
                                  <w:sz w:val="22"/>
                                  <w:szCs w:val="22"/>
                                </w:rPr>
                                <w:t>pro KH</w:t>
                              </w:r>
                              <w:r>
                                <w:rPr>
                                  <w:sz w:val="22"/>
                                  <w:szCs w:val="22"/>
                                </w:rPr>
                                <w:t xml:space="preserve"> – </w:t>
                              </w:r>
                              <w:r w:rsidR="004F44F3">
                                <w:rPr>
                                  <w:sz w:val="22"/>
                                  <w:szCs w:val="22"/>
                                </w:rPr>
                                <w:t>studijní koordinátor</w:t>
                              </w:r>
                            </w:p>
                            <w:p w:rsidR="00E9703B" w:rsidRDefault="00E9703B" w:rsidP="00377151">
                              <w:pPr>
                                <w:jc w:val="center"/>
                              </w:pPr>
                            </w:p>
                          </w:txbxContent>
                        </wps:txbx>
                        <wps:bodyPr rot="0" vert="horz" wrap="square" lIns="91440" tIns="45720" rIns="91440" bIns="45720" anchor="t" anchorCtr="0" upright="1">
                          <a:noAutofit/>
                        </wps:bodyPr>
                      </wps:wsp>
                      <wps:wsp>
                        <wps:cNvPr id="777832934" name="Text Box 190"/>
                        <wps:cNvSpPr txBox="1">
                          <a:spLocks noChangeArrowheads="1"/>
                        </wps:cNvSpPr>
                        <wps:spPr bwMode="auto">
                          <a:xfrm>
                            <a:off x="4691536" y="2612769"/>
                            <a:ext cx="1371738" cy="342971"/>
                          </a:xfrm>
                          <a:prstGeom prst="rect">
                            <a:avLst/>
                          </a:prstGeom>
                          <a:solidFill>
                            <a:srgbClr val="FFFF00"/>
                          </a:solidFill>
                          <a:ln w="9525">
                            <a:solidFill>
                              <a:srgbClr val="000000"/>
                            </a:solidFill>
                            <a:miter lim="800000"/>
                            <a:headEnd/>
                            <a:tailEnd/>
                          </a:ln>
                        </wps:spPr>
                        <wps:txbx>
                          <w:txbxContent>
                            <w:p w:rsidR="00E9703B" w:rsidRPr="006073EA" w:rsidRDefault="00E9703B" w:rsidP="00377151">
                              <w:pPr>
                                <w:jc w:val="center"/>
                                <w:rPr>
                                  <w:b/>
                                  <w:sz w:val="22"/>
                                  <w:szCs w:val="22"/>
                                </w:rPr>
                              </w:pPr>
                              <w:r w:rsidRPr="006073EA">
                                <w:rPr>
                                  <w:b/>
                                  <w:sz w:val="22"/>
                                  <w:szCs w:val="22"/>
                                </w:rPr>
                                <w:t>Vedoucí LKVM</w:t>
                              </w:r>
                            </w:p>
                          </w:txbxContent>
                        </wps:txbx>
                        <wps:bodyPr rot="0" vert="horz" wrap="square" lIns="91440" tIns="45720" rIns="91440" bIns="45720" anchor="t" anchorCtr="0" upright="1">
                          <a:noAutofit/>
                        </wps:bodyPr>
                      </wps:wsp>
                      <wps:wsp>
                        <wps:cNvPr id="1052380674" name="Text Box 191"/>
                        <wps:cNvSpPr txBox="1">
                          <a:spLocks noChangeArrowheads="1"/>
                        </wps:cNvSpPr>
                        <wps:spPr bwMode="auto">
                          <a:xfrm>
                            <a:off x="5034470" y="3298710"/>
                            <a:ext cx="1028804" cy="457294"/>
                          </a:xfrm>
                          <a:prstGeom prst="rect">
                            <a:avLst/>
                          </a:prstGeom>
                          <a:solidFill>
                            <a:srgbClr val="CCFFCC"/>
                          </a:solidFill>
                          <a:ln w="9525">
                            <a:solidFill>
                              <a:srgbClr val="000000"/>
                            </a:solidFill>
                            <a:miter lim="800000"/>
                            <a:headEnd/>
                            <a:tailEnd/>
                          </a:ln>
                        </wps:spPr>
                        <wps:txbx>
                          <w:txbxContent>
                            <w:p w:rsidR="00E9703B" w:rsidRPr="006073EA" w:rsidRDefault="00E9703B" w:rsidP="00377151">
                              <w:pPr>
                                <w:ind w:right="-130"/>
                                <w:jc w:val="center"/>
                                <w:rPr>
                                  <w:sz w:val="22"/>
                                  <w:szCs w:val="22"/>
                                </w:rPr>
                              </w:pPr>
                              <w:r w:rsidRPr="006073EA">
                                <w:rPr>
                                  <w:sz w:val="22"/>
                                  <w:szCs w:val="22"/>
                                </w:rPr>
                                <w:t>Knihovník</w:t>
                              </w:r>
                            </w:p>
                            <w:p w:rsidR="00E9703B" w:rsidRDefault="00E9703B" w:rsidP="00377151"/>
                          </w:txbxContent>
                        </wps:txbx>
                        <wps:bodyPr rot="0" vert="horz" wrap="square" lIns="91440" tIns="45720" rIns="91440" bIns="45720" anchor="t" anchorCtr="0" upright="1">
                          <a:noAutofit/>
                        </wps:bodyPr>
                      </wps:wsp>
                      <wps:wsp>
                        <wps:cNvPr id="1596223098" name="Line 192"/>
                        <wps:cNvCnPr>
                          <a:cxnSpLocks noChangeShapeType="1"/>
                        </wps:cNvCnPr>
                        <wps:spPr bwMode="auto">
                          <a:xfrm>
                            <a:off x="1033567" y="2955739"/>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7037814" name="Line 193"/>
                        <wps:cNvCnPr>
                          <a:cxnSpLocks noChangeShapeType="1"/>
                        </wps:cNvCnPr>
                        <wps:spPr bwMode="auto">
                          <a:xfrm>
                            <a:off x="2633928" y="2955739"/>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036267" name="Line 195"/>
                        <wps:cNvCnPr>
                          <a:cxnSpLocks noChangeShapeType="1"/>
                        </wps:cNvCnPr>
                        <wps:spPr bwMode="auto">
                          <a:xfrm>
                            <a:off x="5377405" y="2955739"/>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803230" name="Line 314"/>
                        <wps:cNvCnPr>
                          <a:cxnSpLocks noChangeShapeType="1"/>
                        </wps:cNvCnPr>
                        <wps:spPr bwMode="auto">
                          <a:xfrm>
                            <a:off x="3434109" y="2955739"/>
                            <a:ext cx="794" cy="34297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6799759" name="Line 318"/>
                        <wps:cNvCnPr>
                          <a:cxnSpLocks noChangeShapeType="1"/>
                        </wps:cNvCnPr>
                        <wps:spPr bwMode="auto">
                          <a:xfrm>
                            <a:off x="462009" y="4584849"/>
                            <a:ext cx="571558" cy="794"/>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 o:spid="_x0000_s1027" editas="canvas" style="width:495.8pt;height:364.7pt;mso-position-horizontal-relative:char;mso-position-vertical-relative:line" coordsize="62966,46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">
                <v:shape id="_x0000_s1028" type="#_x0000_t75" style="position:absolute;width:62966;height:46316;visibility:visible;mso-wrap-style:square" stroked="t" strokeweight="1pt">
                  <v:fill o:detectmouseclick="t"/>
                  <v:stroke dashstyle="dash"/>
                  <v:path o:connecttype="none"/>
                </v:shape>
                <v:shape id="Text Box 162" o:spid="_x0000_s1029" type="#_x0000_t202" style="position:absolute;left:24053;top:1611;width:13717;height:3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">
                  <v:textbox>
                    <w:txbxContent>
                      <w:p w:rsidR="00E9703B" w:rsidRPr="00881C8D" w:rsidRDefault="00E9703B" w:rsidP="00377151">
                        <w:pPr>
                          <w:jc w:val="center"/>
                          <w:rPr>
                            <w:b/>
                            <w:sz w:val="22"/>
                            <w:szCs w:val="22"/>
                          </w:rPr>
                        </w:pPr>
                        <w:r w:rsidRPr="00881C8D">
                          <w:rPr>
                            <w:b/>
                            <w:sz w:val="22"/>
                            <w:szCs w:val="22"/>
                          </w:rPr>
                          <w:t>Ředitel FN Brno</w:t>
                        </w:r>
                      </w:p>
                    </w:txbxContent>
                  </v:textbox>
                </v:shape>
                <v:line id="Line 163" o:spid="_x0000_s1030" style="position:absolute;visibility:visible;mso-wrap-style:square" from="30911,6692" to="30911,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">
                  <v:stroke endarrow="block"/>
                </v:line>
                <v:line id="Line 164" o:spid="_x0000_s1031" style="position:absolute;flip:x;visibility:visible;mso-wrap-style:square" from="30911,5176" to="30919,1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" strokeweight="1pt">
                  <v:stroke endarrow="block"/>
                </v:line>
                <v:shape id="Text Box 165" o:spid="_x0000_s1032" type="#_x0000_t202" style="position:absolute;left:22465;top:9653;width:16861;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" fillcolor="#9cf">
                  <v:textbox>
                    <w:txbxContent>
                      <w:p w:rsidR="00E9703B" w:rsidRPr="00185BE9" w:rsidRDefault="00E9703B" w:rsidP="00377151">
                        <w:pPr>
                          <w:jc w:val="center"/>
                          <w:rPr>
                            <w:b/>
                            <w:sz w:val="22"/>
                            <w:szCs w:val="22"/>
                          </w:rPr>
                        </w:pPr>
                        <w:r w:rsidRPr="00185BE9">
                          <w:rPr>
                            <w:b/>
                            <w:sz w:val="22"/>
                            <w:szCs w:val="22"/>
                          </w:rPr>
                          <w:t xml:space="preserve">Náměstek </w:t>
                        </w:r>
                      </w:p>
                      <w:p w:rsidR="00E9703B" w:rsidRPr="00185BE9" w:rsidRDefault="00E9703B" w:rsidP="00377151">
                        <w:pPr>
                          <w:numPr>
                            <w:ins w:id="69" w:author="205" w:date="2012-12-19T08:47:00Z"/>
                          </w:numPr>
                          <w:jc w:val="center"/>
                          <w:rPr>
                            <w:b/>
                            <w:sz w:val="22"/>
                            <w:szCs w:val="22"/>
                          </w:rPr>
                        </w:pPr>
                        <w:r w:rsidRPr="00185BE9">
                          <w:rPr>
                            <w:b/>
                            <w:sz w:val="22"/>
                            <w:szCs w:val="22"/>
                          </w:rPr>
                          <w:t>pro vědu</w:t>
                        </w:r>
                        <w:r w:rsidR="0005367E" w:rsidRPr="00185BE9">
                          <w:rPr>
                            <w:b/>
                            <w:sz w:val="22"/>
                            <w:szCs w:val="22"/>
                          </w:rPr>
                          <w:t xml:space="preserve"> a </w:t>
                        </w:r>
                        <w:r w:rsidRPr="00185BE9">
                          <w:rPr>
                            <w:b/>
                            <w:sz w:val="22"/>
                            <w:szCs w:val="22"/>
                          </w:rPr>
                          <w:t xml:space="preserve">výzkum </w:t>
                        </w:r>
                      </w:p>
                    </w:txbxContent>
                  </v:textbox>
                </v:shape>
                <v:line id="Line 166" o:spid="_x0000_s1033" style="position:absolute;visibility:visible;mso-wrap-style:square" from="30927,14695" to="30935,22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" strokeweight="1pt"/>
                <v:line id="Line 167" o:spid="_x0000_s1034" style="position:absolute;visibility:visible;mso-wrap-style:square" from="10335,22697" to="51487,2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" strokeweight="1pt"/>
                <v:line id="Line 168" o:spid="_x0000_s1035" style="position:absolute;visibility:visible;mso-wrap-style:square" from="10335,22697" to="10343,2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" strokeweight="1pt">
                  <v:stroke endarrow="block"/>
                </v:line>
                <v:line id="Line 169" o:spid="_x0000_s1036" style="position:absolute;visibility:visible;mso-wrap-style:square" from="51487,22697" to="51495,2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" strokeweight="1pt">
                  <v:stroke endarrow="block"/>
                </v:line>
                <v:line id="Line 170" o:spid="_x0000_s1037" style="position:absolute;visibility:visible;mso-wrap-style:square" from="30903,18283" to="43486,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" strokeweight="1pt">
                  <v:stroke endarrow="block"/>
                </v:line>
                <v:shape id="Text Box 172" o:spid="_x0000_s1038" type="#_x0000_t202" style="position:absolute;left:43486;top:16386;width:13423;height:4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" fillcolor="#ffc">
                  <v:textbox>
                    <w:txbxContent>
                      <w:p w:rsidR="00E9703B" w:rsidRPr="00E14F58" w:rsidRDefault="00E9703B" w:rsidP="00377151">
                        <w:pPr>
                          <w:jc w:val="center"/>
                        </w:pPr>
                        <w:r w:rsidRPr="00E14F58">
                          <w:t>Představitel vedení</w:t>
                        </w:r>
                        <w:r>
                          <w:t xml:space="preserve"> útvaru </w:t>
                        </w:r>
                        <w:r w:rsidRPr="00E14F58">
                          <w:t>pro kvalitu</w:t>
                        </w:r>
                      </w:p>
                    </w:txbxContent>
                  </v:textbox>
                </v:shape>
                <v:shape id="Text Box 174" o:spid="_x0000_s1039" type="#_x0000_t202" style="position:absolute;left:4620;top:26127;width:11431;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" fillcolor="yellow">
                  <v:textbox>
                    <w:txbxContent>
                      <w:p w:rsidR="00E9703B" w:rsidRPr="00D1313A" w:rsidRDefault="00E9703B" w:rsidP="00377151">
                        <w:pPr>
                          <w:jc w:val="center"/>
                          <w:rPr>
                            <w:b/>
                            <w:sz w:val="22"/>
                            <w:szCs w:val="22"/>
                          </w:rPr>
                        </w:pPr>
                        <w:r w:rsidRPr="006073EA">
                          <w:rPr>
                            <w:b/>
                            <w:sz w:val="22"/>
                            <w:szCs w:val="22"/>
                          </w:rPr>
                          <w:t>V</w:t>
                        </w:r>
                        <w:r w:rsidR="0005367E">
                          <w:rPr>
                            <w:b/>
                            <w:sz w:val="22"/>
                            <w:szCs w:val="22"/>
                          </w:rPr>
                          <w:t>edoucí</w:t>
                        </w:r>
                        <w:r w:rsidR="0005367E" w:rsidRPr="0038381F">
                          <w:rPr>
                            <w:b/>
                            <w:color w:val="FF0000"/>
                            <w:sz w:val="22"/>
                            <w:szCs w:val="22"/>
                          </w:rPr>
                          <w:t xml:space="preserve"> </w:t>
                        </w:r>
                        <w:r w:rsidR="0005367E" w:rsidRPr="005602D1">
                          <w:rPr>
                            <w:b/>
                            <w:sz w:val="22"/>
                            <w:szCs w:val="22"/>
                          </w:rPr>
                          <w:t>OVV</w:t>
                        </w:r>
                      </w:p>
                    </w:txbxContent>
                  </v:textbox>
                </v:shape>
                <v:shape id="Text Box 177" o:spid="_x0000_s1040" type="#_x0000_t202" style="position:absolute;left:4620;top:32987;width:11431;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" fillcolor="#cfc">
                  <v:textbox>
                    <w:txbxContent>
                      <w:p w:rsidR="00E9703B" w:rsidRPr="006073EA" w:rsidRDefault="00E9703B" w:rsidP="00377151">
                        <w:pPr>
                          <w:jc w:val="center"/>
                          <w:rPr>
                            <w:sz w:val="22"/>
                            <w:szCs w:val="22"/>
                          </w:rPr>
                        </w:pPr>
                        <w:r w:rsidRPr="006073EA">
                          <w:rPr>
                            <w:sz w:val="22"/>
                            <w:szCs w:val="22"/>
                          </w:rPr>
                          <w:t>Referent</w:t>
                        </w:r>
                      </w:p>
                    </w:txbxContent>
                  </v:textbox>
                </v:shape>
                <v:line id="Line 178" o:spid="_x0000_s1041" style="position:absolute;visibility:visible;mso-wrap-style:square" from="30911,22697" to="30919,2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">
                  <v:stroke endarrow="block"/>
                </v:line>
                <v:shape id="Text Box 182" o:spid="_x0000_s1042" type="#_x0000_t202" style="position:absolute;left:24053;top:26127;width:13717;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" fillcolor="yellow">
                  <v:textbox>
                    <w:txbxContent>
                      <w:p w:rsidR="00E9703B" w:rsidRPr="006073EA" w:rsidRDefault="00E9703B" w:rsidP="00377151">
                        <w:pPr>
                          <w:jc w:val="center"/>
                          <w:rPr>
                            <w:b/>
                            <w:sz w:val="22"/>
                            <w:szCs w:val="22"/>
                          </w:rPr>
                        </w:pPr>
                        <w:r w:rsidRPr="006073EA">
                          <w:rPr>
                            <w:b/>
                            <w:sz w:val="22"/>
                            <w:szCs w:val="22"/>
                          </w:rPr>
                          <w:t>Vedoucí OKS</w:t>
                        </w:r>
                      </w:p>
                    </w:txbxContent>
                  </v:textbox>
                </v:shape>
                <v:shape id="Text Box 187" o:spid="_x0000_s1043" type="#_x0000_t202" style="position:absolute;left:17194;top:32987;width:10288;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" fillcolor="#cfc">
                  <v:textbox>
                    <w:txbxContent>
                      <w:p w:rsidR="00E9703B" w:rsidRPr="006073EA" w:rsidRDefault="00E9703B" w:rsidP="00377151">
                        <w:pPr>
                          <w:jc w:val="center"/>
                          <w:rPr>
                            <w:sz w:val="22"/>
                            <w:szCs w:val="22"/>
                          </w:rPr>
                        </w:pPr>
                        <w:r w:rsidRPr="006073EA">
                          <w:rPr>
                            <w:sz w:val="22"/>
                            <w:szCs w:val="22"/>
                          </w:rPr>
                          <w:t>Referent</w:t>
                        </w:r>
                      </w:p>
                    </w:txbxContent>
                  </v:textbox>
                </v:shape>
                <v:shape id="Text Box 188" o:spid="_x0000_s1044" type="#_x0000_t202" style="position:absolute;left:28625;top:32987;width:20671;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" fillcolor="#cfc">
                  <v:textbox>
                    <w:txbxContent>
                      <w:p w:rsidR="00E9703B" w:rsidRPr="006073EA" w:rsidRDefault="00E9703B" w:rsidP="00377151">
                        <w:pPr>
                          <w:jc w:val="center"/>
                          <w:rPr>
                            <w:sz w:val="22"/>
                            <w:szCs w:val="22"/>
                          </w:rPr>
                        </w:pPr>
                        <w:r w:rsidRPr="006073EA">
                          <w:rPr>
                            <w:sz w:val="22"/>
                            <w:szCs w:val="22"/>
                          </w:rPr>
                          <w:t>Zaměstnanec</w:t>
                        </w:r>
                      </w:p>
                      <w:p w:rsidR="00E9703B" w:rsidRPr="006073EA" w:rsidRDefault="00E9703B" w:rsidP="00377151">
                        <w:pPr>
                          <w:jc w:val="center"/>
                          <w:rPr>
                            <w:sz w:val="22"/>
                            <w:szCs w:val="22"/>
                          </w:rPr>
                        </w:pPr>
                        <w:r w:rsidRPr="006073EA">
                          <w:rPr>
                            <w:sz w:val="22"/>
                            <w:szCs w:val="22"/>
                          </w:rPr>
                          <w:t>pro KH</w:t>
                        </w:r>
                        <w:r>
                          <w:rPr>
                            <w:sz w:val="22"/>
                            <w:szCs w:val="22"/>
                          </w:rPr>
                          <w:t xml:space="preserve"> – </w:t>
                        </w:r>
                        <w:r w:rsidR="004F44F3">
                          <w:rPr>
                            <w:sz w:val="22"/>
                            <w:szCs w:val="22"/>
                          </w:rPr>
                          <w:t>studijní koordinátor</w:t>
                        </w:r>
                      </w:p>
                      <w:p w:rsidR="00E9703B" w:rsidRDefault="00E9703B" w:rsidP="00377151">
                        <w:pPr>
                          <w:jc w:val="center"/>
                        </w:pPr>
                      </w:p>
                    </w:txbxContent>
                  </v:textbox>
                </v:shape>
                <v:shape id="Text Box 190" o:spid="_x0000_s1045" type="#_x0000_t202" style="position:absolute;left:46915;top:26127;width:13717;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" fillcolor="yellow">
                  <v:textbox>
                    <w:txbxContent>
                      <w:p w:rsidR="00E9703B" w:rsidRPr="006073EA" w:rsidRDefault="00E9703B" w:rsidP="00377151">
                        <w:pPr>
                          <w:jc w:val="center"/>
                          <w:rPr>
                            <w:b/>
                            <w:sz w:val="22"/>
                            <w:szCs w:val="22"/>
                          </w:rPr>
                        </w:pPr>
                        <w:r w:rsidRPr="006073EA">
                          <w:rPr>
                            <w:b/>
                            <w:sz w:val="22"/>
                            <w:szCs w:val="22"/>
                          </w:rPr>
                          <w:t>Vedoucí LKVM</w:t>
                        </w:r>
                      </w:p>
                    </w:txbxContent>
                  </v:textbox>
                </v:shape>
                <v:shape id="Text Box 191" o:spid="_x0000_s1046" type="#_x0000_t202" style="position:absolute;left:50344;top:32987;width:10288;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" fillcolor="#cfc">
                  <v:textbox>
                    <w:txbxContent>
                      <w:p w:rsidR="00E9703B" w:rsidRPr="006073EA" w:rsidRDefault="00E9703B" w:rsidP="00377151">
                        <w:pPr>
                          <w:ind w:right="-130"/>
                          <w:jc w:val="center"/>
                          <w:rPr>
                            <w:sz w:val="22"/>
                            <w:szCs w:val="22"/>
                          </w:rPr>
                        </w:pPr>
                        <w:r w:rsidRPr="006073EA">
                          <w:rPr>
                            <w:sz w:val="22"/>
                            <w:szCs w:val="22"/>
                          </w:rPr>
                          <w:t>Knihovník</w:t>
                        </w:r>
                      </w:p>
                      <w:p w:rsidR="00E9703B" w:rsidRDefault="00E9703B" w:rsidP="00377151"/>
                    </w:txbxContent>
                  </v:textbox>
                </v:shape>
                <v:line id="Line 192" o:spid="_x0000_s1047" style="position:absolute;visibility:visible;mso-wrap-style:square" from="10335,29557" to="10343,3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" strokeweight="1pt">
                  <v:stroke endarrow="block"/>
                </v:line>
                <v:line id="Line 193" o:spid="_x0000_s1048" style="position:absolute;visibility:visible;mso-wrap-style:square" from="26339,29557" to="26347,3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" strokeweight="1pt">
                  <v:stroke endarrow="block"/>
                </v:line>
                <v:line id="Line 195" o:spid="_x0000_s1049" style="position:absolute;visibility:visible;mso-wrap-style:square" from="53774,29557" to="53781,3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" strokeweight="1pt">
                  <v:stroke endarrow="block"/>
                </v:line>
                <v:line id="Line 314" o:spid="_x0000_s1050" style="position:absolute;visibility:visible;mso-wrap-style:square" from="34341,29557" to="34349,3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" strokeweight="1pt">
                  <v:stroke endarrow="block"/>
                </v:line>
                <v:line id="Line 318" o:spid="_x0000_s1051" style="position:absolute;visibility:visible;mso-wrap-style:square" from="4620,45848" to="10335,45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" strokeweight="1pt">
                  <v:stroke endarrow="block"/>
                </v:line>
                <w10:anchorlock/>
              </v:group>
            </w:pict>
          </mc:Fallback>
        </mc:AlternateContent>
      </w:r>
    </w:p>
    <w:p w:rsidR="007638A1" w:rsidRPr="00423395" w:rsidRDefault="007638A1" w:rsidP="00CA7F70">
      <w:pPr>
        <w:pStyle w:val="CommentText"/>
        <w:spacing w:after="120"/>
        <w:rPr>
          <w:rFonts w:ascii="Arial" w:hAnsi="Arial" w:cs="Arial"/>
          <w:sz w:val="22"/>
          <w:szCs w:val="22"/>
        </w:rPr>
      </w:pPr>
    </w:p>
    <w:p w:rsidR="001601F6" w:rsidRPr="00423395" w:rsidRDefault="001601F6" w:rsidP="00CA7F70">
      <w:pPr>
        <w:pStyle w:val="CommentText"/>
        <w:spacing w:after="120"/>
        <w:rPr>
          <w:rFonts w:ascii="Arial" w:hAnsi="Arial" w:cs="Arial"/>
          <w:sz w:val="22"/>
          <w:szCs w:val="22"/>
        </w:rPr>
      </w:pPr>
    </w:p>
    <w:p w:rsidR="00CA7F70" w:rsidRPr="00423395" w:rsidRDefault="00A16B07" w:rsidP="00CA7F70">
      <w:pPr>
        <w:pStyle w:val="CommentText"/>
        <w:spacing w:after="120"/>
        <w:rPr>
          <w:rFonts w:ascii="Arial" w:hAnsi="Arial" w:cs="Arial"/>
          <w:sz w:val="22"/>
          <w:szCs w:val="22"/>
        </w:rPr>
      </w:pPr>
      <w:r w:rsidRPr="00423395">
        <w:rPr>
          <w:rFonts w:ascii="Arial" w:hAnsi="Arial" w:cs="Arial"/>
          <w:noProof/>
          <w:sz w:val="22"/>
          <w:szCs w:val="22"/>
        </w:rPr>
        <mc:AlternateContent>
          <mc:Choice Requires="wps">
            <w:drawing>
              <wp:anchor distT="0" distB="0" distL="114300" distR="114300" simplePos="0" relativeHeight="251658240" behindDoc="0" locked="0" layoutInCell="1" allowOverlap="1">
                <wp:simplePos x="0" y="0"/>
                <wp:positionH relativeFrom="column">
                  <wp:posOffset>2875915</wp:posOffset>
                </wp:positionH>
                <wp:positionV relativeFrom="paragraph">
                  <wp:posOffset>2174875</wp:posOffset>
                </wp:positionV>
                <wp:extent cx="0" cy="0"/>
                <wp:effectExtent l="0" t="0" r="0" b="0"/>
                <wp:wrapNone/>
                <wp:docPr id="709377284"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EDE5" id="Line 22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45pt,171.25pt" to="226.45pt,1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">
                <v:stroke endarrow="block"/>
              </v:line>
            </w:pict>
          </mc:Fallback>
        </mc:AlternateContent>
      </w:r>
      <w:r w:rsidR="00AF4EF2" w:rsidRPr="00423395">
        <w:rPr>
          <w:rFonts w:ascii="Arial" w:hAnsi="Arial" w:cs="Arial"/>
          <w:sz w:val="22"/>
          <w:szCs w:val="22"/>
        </w:rPr>
        <w:t>P</w:t>
      </w:r>
      <w:r w:rsidR="00CA7F70" w:rsidRPr="00423395">
        <w:rPr>
          <w:rFonts w:ascii="Arial" w:hAnsi="Arial" w:cs="Arial"/>
          <w:sz w:val="22"/>
          <w:szCs w:val="22"/>
        </w:rPr>
        <w:t xml:space="preserve">říloha 2: Základní informace o </w:t>
      </w:r>
      <w:r w:rsidR="00166DA7" w:rsidRPr="00423395">
        <w:rPr>
          <w:rFonts w:ascii="Arial" w:hAnsi="Arial" w:cs="Arial"/>
          <w:sz w:val="22"/>
          <w:szCs w:val="22"/>
        </w:rPr>
        <w:t>Ú</w:t>
      </w:r>
      <w:r w:rsidR="00680BB8" w:rsidRPr="00423395">
        <w:rPr>
          <w:rFonts w:ascii="Arial" w:hAnsi="Arial" w:cs="Arial"/>
          <w:sz w:val="22"/>
          <w:szCs w:val="22"/>
        </w:rPr>
        <w:t>VV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Název útvaru</w:t>
            </w:r>
            <w:r w:rsidR="008E57E1" w:rsidRPr="00423395">
              <w:rPr>
                <w:sz w:val="22"/>
                <w:szCs w:val="22"/>
              </w:rPr>
              <w:t>:</w:t>
            </w:r>
          </w:p>
        </w:tc>
        <w:tc>
          <w:tcPr>
            <w:tcW w:w="6440" w:type="dxa"/>
          </w:tcPr>
          <w:p w:rsidR="00166DA7" w:rsidRPr="00423395" w:rsidRDefault="00166DA7" w:rsidP="0005367E">
            <w:pPr>
              <w:pStyle w:val="BodyText2"/>
              <w:rPr>
                <w:sz w:val="22"/>
                <w:szCs w:val="22"/>
              </w:rPr>
            </w:pPr>
            <w:r w:rsidRPr="00423395">
              <w:rPr>
                <w:sz w:val="22"/>
                <w:szCs w:val="22"/>
              </w:rPr>
              <w:t xml:space="preserve">Útvar náměstka pro </w:t>
            </w:r>
            <w:r w:rsidR="00CC075D" w:rsidRPr="00423395">
              <w:rPr>
                <w:sz w:val="22"/>
                <w:szCs w:val="22"/>
              </w:rPr>
              <w:t>vědu</w:t>
            </w:r>
            <w:r w:rsidR="0005367E" w:rsidRPr="00423395">
              <w:rPr>
                <w:sz w:val="22"/>
                <w:szCs w:val="22"/>
              </w:rPr>
              <w:t xml:space="preserve"> a </w:t>
            </w:r>
            <w:r w:rsidR="00CC075D" w:rsidRPr="00423395">
              <w:rPr>
                <w:sz w:val="22"/>
                <w:szCs w:val="22"/>
              </w:rPr>
              <w:t xml:space="preserve">výzkum </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Umístění</w:t>
            </w:r>
            <w:r w:rsidR="008E57E1" w:rsidRPr="00423395">
              <w:rPr>
                <w:sz w:val="22"/>
                <w:szCs w:val="22"/>
              </w:rPr>
              <w:t>:</w:t>
            </w:r>
          </w:p>
        </w:tc>
        <w:tc>
          <w:tcPr>
            <w:tcW w:w="6440" w:type="dxa"/>
          </w:tcPr>
          <w:p w:rsidR="00166DA7" w:rsidRPr="00423395" w:rsidRDefault="008E57E1" w:rsidP="00B36418">
            <w:pPr>
              <w:pStyle w:val="BodyText2"/>
              <w:rPr>
                <w:sz w:val="22"/>
                <w:szCs w:val="22"/>
              </w:rPr>
            </w:pPr>
            <w:r w:rsidRPr="00423395">
              <w:rPr>
                <w:sz w:val="22"/>
                <w:szCs w:val="22"/>
              </w:rPr>
              <w:t>NBP</w:t>
            </w:r>
            <w:r w:rsidR="00C069B7" w:rsidRPr="00423395">
              <w:rPr>
                <w:sz w:val="22"/>
                <w:szCs w:val="22"/>
              </w:rPr>
              <w:t xml:space="preserve"> - B</w:t>
            </w:r>
            <w:r w:rsidRPr="00423395">
              <w:rPr>
                <w:sz w:val="22"/>
                <w:szCs w:val="22"/>
              </w:rPr>
              <w:t>ohunice,</w:t>
            </w:r>
            <w:r w:rsidR="00166DA7" w:rsidRPr="00423395">
              <w:rPr>
                <w:sz w:val="22"/>
                <w:szCs w:val="22"/>
              </w:rPr>
              <w:t xml:space="preserve"> pavilon </w:t>
            </w:r>
            <w:r w:rsidR="00B36418" w:rsidRPr="00423395">
              <w:rPr>
                <w:sz w:val="22"/>
                <w:szCs w:val="22"/>
              </w:rPr>
              <w:t xml:space="preserve">N, </w:t>
            </w:r>
            <w:r w:rsidR="00340F74" w:rsidRPr="00423395">
              <w:rPr>
                <w:sz w:val="22"/>
                <w:szCs w:val="22"/>
              </w:rPr>
              <w:t>1.NP</w:t>
            </w:r>
            <w:r w:rsidR="00C069B7" w:rsidRPr="00423395">
              <w:rPr>
                <w:sz w:val="22"/>
                <w:szCs w:val="22"/>
              </w:rPr>
              <w:t xml:space="preserve"> - </w:t>
            </w:r>
            <w:r w:rsidR="00B36418" w:rsidRPr="00423395">
              <w:rPr>
                <w:sz w:val="22"/>
                <w:szCs w:val="22"/>
              </w:rPr>
              <w:t>OKS</w:t>
            </w:r>
          </w:p>
          <w:p w:rsidR="00B36418" w:rsidRPr="00423395" w:rsidRDefault="002E0A07" w:rsidP="00C069B7">
            <w:pPr>
              <w:pStyle w:val="Heading9"/>
              <w:rPr>
                <w:i w:val="0"/>
              </w:rPr>
            </w:pPr>
            <w:r w:rsidRPr="00423395">
              <w:rPr>
                <w:rFonts w:ascii="Arial" w:hAnsi="Arial"/>
                <w:b w:val="0"/>
                <w:i w:val="0"/>
                <w:sz w:val="22"/>
                <w:szCs w:val="22"/>
                <w:u w:val="none"/>
              </w:rPr>
              <w:t xml:space="preserve">UZS - </w:t>
            </w:r>
            <w:r w:rsidR="00B36418" w:rsidRPr="00423395">
              <w:rPr>
                <w:rFonts w:ascii="Arial" w:hAnsi="Arial"/>
                <w:b w:val="0"/>
                <w:i w:val="0"/>
                <w:sz w:val="22"/>
                <w:szCs w:val="22"/>
                <w:u w:val="none"/>
              </w:rPr>
              <w:t>Netroufalky,</w:t>
            </w:r>
            <w:r w:rsidRPr="00423395">
              <w:rPr>
                <w:rFonts w:ascii="Arial" w:hAnsi="Arial"/>
                <w:b w:val="0"/>
                <w:i w:val="0"/>
                <w:sz w:val="22"/>
                <w:szCs w:val="22"/>
                <w:u w:val="none"/>
              </w:rPr>
              <w:t xml:space="preserve"> </w:t>
            </w:r>
            <w:r w:rsidR="00E60C77" w:rsidRPr="00423395">
              <w:rPr>
                <w:rFonts w:ascii="Arial" w:hAnsi="Arial"/>
                <w:b w:val="0"/>
                <w:i w:val="0"/>
                <w:sz w:val="22"/>
                <w:szCs w:val="22"/>
                <w:u w:val="none"/>
              </w:rPr>
              <w:t xml:space="preserve">budova J1, </w:t>
            </w:r>
            <w:r w:rsidR="00B36418" w:rsidRPr="00423395">
              <w:rPr>
                <w:rFonts w:ascii="Arial" w:hAnsi="Arial"/>
                <w:b w:val="0"/>
                <w:i w:val="0"/>
                <w:sz w:val="22"/>
                <w:szCs w:val="22"/>
                <w:u w:val="none"/>
              </w:rPr>
              <w:t>5.NP</w:t>
            </w:r>
            <w:r w:rsidR="00C069B7" w:rsidRPr="00423395">
              <w:rPr>
                <w:rFonts w:ascii="Arial" w:hAnsi="Arial"/>
                <w:b w:val="0"/>
                <w:i w:val="0"/>
                <w:sz w:val="22"/>
                <w:szCs w:val="22"/>
                <w:u w:val="none"/>
              </w:rPr>
              <w:t xml:space="preserve"> - </w:t>
            </w:r>
            <w:r w:rsidR="00B36418" w:rsidRPr="00423395">
              <w:rPr>
                <w:rFonts w:ascii="Arial" w:hAnsi="Arial"/>
                <w:b w:val="0"/>
                <w:i w:val="0"/>
                <w:sz w:val="22"/>
                <w:szCs w:val="22"/>
                <w:u w:val="none"/>
              </w:rPr>
              <w:t>OVV</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Předmět činnosti</w:t>
            </w:r>
            <w:r w:rsidR="008E57E1" w:rsidRPr="00423395">
              <w:rPr>
                <w:sz w:val="22"/>
                <w:szCs w:val="22"/>
              </w:rPr>
              <w:t>:</w:t>
            </w:r>
          </w:p>
        </w:tc>
        <w:tc>
          <w:tcPr>
            <w:tcW w:w="6440" w:type="dxa"/>
          </w:tcPr>
          <w:p w:rsidR="003853CF" w:rsidRPr="00423395" w:rsidRDefault="00166DA7" w:rsidP="0045011E">
            <w:pPr>
              <w:pStyle w:val="BodyText2"/>
              <w:rPr>
                <w:sz w:val="22"/>
                <w:szCs w:val="22"/>
              </w:rPr>
            </w:pPr>
            <w:r w:rsidRPr="00423395">
              <w:rPr>
                <w:sz w:val="22"/>
                <w:szCs w:val="22"/>
              </w:rPr>
              <w:t xml:space="preserve">Optimalizace, koordinace a zvýšení výzkumného potenciálu </w:t>
            </w:r>
          </w:p>
          <w:p w:rsidR="00166DA7" w:rsidRPr="00423395" w:rsidRDefault="00166DA7" w:rsidP="0045011E">
            <w:pPr>
              <w:pStyle w:val="BodyText2"/>
              <w:rPr>
                <w:sz w:val="22"/>
                <w:szCs w:val="22"/>
              </w:rPr>
            </w:pPr>
            <w:r w:rsidRPr="00423395">
              <w:rPr>
                <w:sz w:val="22"/>
                <w:szCs w:val="22"/>
              </w:rPr>
              <w:t>FN Brno.</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Provozní doba</w:t>
            </w:r>
            <w:r w:rsidR="008E57E1" w:rsidRPr="00423395">
              <w:rPr>
                <w:sz w:val="22"/>
                <w:szCs w:val="22"/>
              </w:rPr>
              <w:t>:</w:t>
            </w:r>
          </w:p>
        </w:tc>
        <w:tc>
          <w:tcPr>
            <w:tcW w:w="6440" w:type="dxa"/>
          </w:tcPr>
          <w:p w:rsidR="00166DA7" w:rsidRPr="00423395" w:rsidRDefault="008E57E1" w:rsidP="008E57E1">
            <w:pPr>
              <w:pStyle w:val="BodyText2"/>
              <w:rPr>
                <w:sz w:val="22"/>
                <w:szCs w:val="22"/>
              </w:rPr>
            </w:pPr>
            <w:r w:rsidRPr="00423395">
              <w:rPr>
                <w:rFonts w:cs="Arial"/>
                <w:sz w:val="22"/>
                <w:szCs w:val="22"/>
              </w:rPr>
              <w:t>V</w:t>
            </w:r>
            <w:r w:rsidR="00FE02D6" w:rsidRPr="00423395">
              <w:rPr>
                <w:rFonts w:cs="Arial"/>
                <w:sz w:val="22"/>
                <w:szCs w:val="22"/>
              </w:rPr>
              <w:t xml:space="preserve"> </w:t>
            </w:r>
            <w:r w:rsidR="00166DA7" w:rsidRPr="00423395">
              <w:rPr>
                <w:rFonts w:cs="Arial"/>
                <w:sz w:val="22"/>
                <w:szCs w:val="22"/>
              </w:rPr>
              <w:t>pracovních dnech</w:t>
            </w:r>
            <w:r w:rsidR="009C1C2B" w:rsidRPr="00423395">
              <w:rPr>
                <w:rFonts w:cs="Arial"/>
                <w:sz w:val="22"/>
                <w:szCs w:val="22"/>
              </w:rPr>
              <w:t xml:space="preserve"> 7.00 – 15.30 hod.</w:t>
            </w:r>
          </w:p>
        </w:tc>
      </w:tr>
    </w:tbl>
    <w:p w:rsidR="00166DA7" w:rsidRPr="00423395" w:rsidRDefault="00166DA7" w:rsidP="00166DA7">
      <w:pPr>
        <w:pStyle w:val="CommentText"/>
        <w:rPr>
          <w:rFonts w:ascii="Arial" w:hAnsi="Arial"/>
          <w:sz w:val="22"/>
          <w:szCs w:val="22"/>
        </w:rPr>
      </w:pPr>
    </w:p>
    <w:p w:rsidR="00C069B7" w:rsidRPr="00423395" w:rsidRDefault="00C069B7" w:rsidP="00166DA7">
      <w:pPr>
        <w:pStyle w:val="CommentText"/>
        <w:rPr>
          <w:rFonts w:ascii="Arial" w:hAnsi="Arial"/>
        </w:rPr>
      </w:pPr>
    </w:p>
    <w:p w:rsidR="00166DA7" w:rsidRPr="00423395" w:rsidRDefault="00166DA7" w:rsidP="00166DA7">
      <w:pPr>
        <w:pStyle w:val="CommentText"/>
        <w:rPr>
          <w:rFonts w:ascii="Arial" w:hAnsi="Arial"/>
        </w:rPr>
      </w:pPr>
      <w:r w:rsidRPr="00423395">
        <w:rPr>
          <w:rFonts w:ascii="Arial" w:hAnsi="Arial"/>
        </w:rPr>
        <w:t xml:space="preserve">Zvlášť jsou uvedeny informace o LKVM </w:t>
      </w:r>
      <w:r w:rsidRPr="00423395">
        <w:rPr>
          <w:rFonts w:ascii="Arial" w:hAnsi="Arial"/>
          <w:sz w:val="18"/>
          <w:szCs w:val="18"/>
        </w:rPr>
        <w:t>(jiné umístění a jiný režim</w:t>
      </w:r>
      <w:r w:rsidRPr="00423395">
        <w:rPr>
          <w:rFonts w:ascii="Arial" w:hAnsi="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Název úseku</w:t>
            </w:r>
            <w:r w:rsidR="008E57E1" w:rsidRPr="00423395">
              <w:rPr>
                <w:sz w:val="22"/>
                <w:szCs w:val="22"/>
              </w:rPr>
              <w:t>:</w:t>
            </w:r>
          </w:p>
        </w:tc>
        <w:tc>
          <w:tcPr>
            <w:tcW w:w="6440" w:type="dxa"/>
          </w:tcPr>
          <w:p w:rsidR="00166DA7" w:rsidRPr="00423395" w:rsidRDefault="00E25662" w:rsidP="00C069B7">
            <w:pPr>
              <w:pStyle w:val="BodyText2"/>
              <w:rPr>
                <w:sz w:val="22"/>
                <w:szCs w:val="22"/>
              </w:rPr>
            </w:pPr>
            <w:r w:rsidRPr="00423395">
              <w:rPr>
                <w:sz w:val="22"/>
                <w:szCs w:val="22"/>
              </w:rPr>
              <w:t>L</w:t>
            </w:r>
            <w:r w:rsidR="00C66CD7" w:rsidRPr="00423395">
              <w:rPr>
                <w:sz w:val="22"/>
                <w:szCs w:val="22"/>
              </w:rPr>
              <w:t>ékařsk</w:t>
            </w:r>
            <w:r w:rsidRPr="00423395">
              <w:rPr>
                <w:sz w:val="22"/>
                <w:szCs w:val="22"/>
              </w:rPr>
              <w:t>á</w:t>
            </w:r>
            <w:r w:rsidR="00C66CD7" w:rsidRPr="00423395">
              <w:rPr>
                <w:sz w:val="22"/>
                <w:szCs w:val="22"/>
              </w:rPr>
              <w:t xml:space="preserve"> knihovn</w:t>
            </w:r>
            <w:r w:rsidRPr="00423395">
              <w:rPr>
                <w:sz w:val="22"/>
                <w:szCs w:val="22"/>
              </w:rPr>
              <w:t>a a výuka</w:t>
            </w:r>
            <w:r w:rsidR="00C66CD7" w:rsidRPr="00423395">
              <w:rPr>
                <w:sz w:val="22"/>
                <w:szCs w:val="22"/>
              </w:rPr>
              <w:t xml:space="preserve"> mediků</w:t>
            </w:r>
            <w:r w:rsidR="00C069B7" w:rsidRPr="00423395">
              <w:rPr>
                <w:sz w:val="22"/>
                <w:szCs w:val="22"/>
              </w:rPr>
              <w:t xml:space="preserve"> </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Umístění</w:t>
            </w:r>
            <w:r w:rsidR="008E57E1" w:rsidRPr="00423395">
              <w:rPr>
                <w:sz w:val="22"/>
                <w:szCs w:val="22"/>
              </w:rPr>
              <w:t>:</w:t>
            </w:r>
          </w:p>
        </w:tc>
        <w:tc>
          <w:tcPr>
            <w:tcW w:w="6440" w:type="dxa"/>
          </w:tcPr>
          <w:p w:rsidR="00166DA7" w:rsidRPr="00423395" w:rsidRDefault="008E57E1" w:rsidP="0045011E">
            <w:pPr>
              <w:pStyle w:val="BodyText2"/>
              <w:rPr>
                <w:sz w:val="22"/>
                <w:szCs w:val="22"/>
              </w:rPr>
            </w:pPr>
            <w:r w:rsidRPr="00423395">
              <w:rPr>
                <w:sz w:val="22"/>
                <w:szCs w:val="22"/>
              </w:rPr>
              <w:t>NBP</w:t>
            </w:r>
            <w:r w:rsidR="00C069B7" w:rsidRPr="00423395">
              <w:rPr>
                <w:sz w:val="22"/>
                <w:szCs w:val="22"/>
              </w:rPr>
              <w:t xml:space="preserve"> - Bohunice</w:t>
            </w:r>
            <w:r w:rsidR="00166DA7" w:rsidRPr="00423395">
              <w:rPr>
                <w:sz w:val="22"/>
                <w:szCs w:val="22"/>
              </w:rPr>
              <w:t xml:space="preserve">: </w:t>
            </w:r>
            <w:r w:rsidR="00945494" w:rsidRPr="00423395">
              <w:rPr>
                <w:sz w:val="22"/>
                <w:szCs w:val="22"/>
              </w:rPr>
              <w:t xml:space="preserve">  P</w:t>
            </w:r>
            <w:r w:rsidR="003853CF" w:rsidRPr="00423395">
              <w:rPr>
                <w:sz w:val="22"/>
                <w:szCs w:val="22"/>
              </w:rPr>
              <w:t xml:space="preserve">avilon </w:t>
            </w:r>
            <w:r w:rsidR="009C6023" w:rsidRPr="00423395">
              <w:rPr>
                <w:sz w:val="22"/>
                <w:szCs w:val="22"/>
              </w:rPr>
              <w:t xml:space="preserve">O, </w:t>
            </w:r>
            <w:r w:rsidR="00166DA7" w:rsidRPr="00423395">
              <w:rPr>
                <w:sz w:val="22"/>
                <w:szCs w:val="22"/>
              </w:rPr>
              <w:t>2.NP</w:t>
            </w:r>
          </w:p>
          <w:p w:rsidR="00166DA7" w:rsidRPr="00423395" w:rsidRDefault="008E57E1" w:rsidP="0045011E">
            <w:pPr>
              <w:pStyle w:val="BodyText2"/>
              <w:rPr>
                <w:sz w:val="22"/>
                <w:szCs w:val="22"/>
              </w:rPr>
            </w:pPr>
            <w:r w:rsidRPr="00423395">
              <w:rPr>
                <w:sz w:val="22"/>
                <w:szCs w:val="22"/>
              </w:rPr>
              <w:t>DN:</w:t>
            </w:r>
            <w:r w:rsidR="00166DA7" w:rsidRPr="00423395">
              <w:rPr>
                <w:sz w:val="22"/>
                <w:szCs w:val="22"/>
              </w:rPr>
              <w:t xml:space="preserve"> </w:t>
            </w:r>
            <w:r w:rsidR="00945494" w:rsidRPr="00423395">
              <w:rPr>
                <w:sz w:val="22"/>
                <w:szCs w:val="22"/>
              </w:rPr>
              <w:t xml:space="preserve">   </w:t>
            </w:r>
            <w:r w:rsidRPr="00423395">
              <w:rPr>
                <w:sz w:val="22"/>
                <w:szCs w:val="22"/>
              </w:rPr>
              <w:t xml:space="preserve">                   </w:t>
            </w:r>
            <w:r w:rsidR="00945494" w:rsidRPr="00423395">
              <w:rPr>
                <w:sz w:val="22"/>
                <w:szCs w:val="22"/>
              </w:rPr>
              <w:t>P</w:t>
            </w:r>
            <w:r w:rsidR="00166DA7" w:rsidRPr="00423395">
              <w:rPr>
                <w:sz w:val="22"/>
                <w:szCs w:val="22"/>
              </w:rPr>
              <w:t xml:space="preserve">avilon </w:t>
            </w:r>
            <w:r w:rsidR="003A2271" w:rsidRPr="00423395">
              <w:rPr>
                <w:sz w:val="22"/>
                <w:szCs w:val="22"/>
              </w:rPr>
              <w:t>K</w:t>
            </w:r>
          </w:p>
          <w:p w:rsidR="00166DA7" w:rsidRPr="00423395" w:rsidRDefault="008E57E1" w:rsidP="00C069B7">
            <w:pPr>
              <w:pStyle w:val="BodyText2"/>
              <w:rPr>
                <w:sz w:val="22"/>
                <w:szCs w:val="22"/>
              </w:rPr>
            </w:pPr>
            <w:r w:rsidRPr="00423395">
              <w:rPr>
                <w:sz w:val="22"/>
                <w:szCs w:val="22"/>
              </w:rPr>
              <w:t>NBP</w:t>
            </w:r>
            <w:r w:rsidR="00C069B7" w:rsidRPr="00423395">
              <w:rPr>
                <w:sz w:val="22"/>
                <w:szCs w:val="22"/>
              </w:rPr>
              <w:t xml:space="preserve"> - </w:t>
            </w:r>
            <w:r w:rsidRPr="00423395">
              <w:rPr>
                <w:sz w:val="22"/>
                <w:szCs w:val="22"/>
              </w:rPr>
              <w:t>Porodnice</w:t>
            </w:r>
            <w:r w:rsidR="00166DA7" w:rsidRPr="00423395">
              <w:rPr>
                <w:sz w:val="22"/>
                <w:szCs w:val="22"/>
              </w:rPr>
              <w:t xml:space="preserve">: </w:t>
            </w:r>
            <w:r w:rsidR="00945494" w:rsidRPr="00423395">
              <w:rPr>
                <w:sz w:val="22"/>
                <w:szCs w:val="22"/>
              </w:rPr>
              <w:t xml:space="preserve"> B</w:t>
            </w:r>
            <w:r w:rsidR="00166DA7" w:rsidRPr="00423395">
              <w:rPr>
                <w:sz w:val="22"/>
                <w:szCs w:val="22"/>
              </w:rPr>
              <w:t>udova C1</w:t>
            </w:r>
            <w:r w:rsidR="00D62DDC" w:rsidRPr="00423395">
              <w:rPr>
                <w:sz w:val="22"/>
                <w:szCs w:val="22"/>
              </w:rPr>
              <w:t>,</w:t>
            </w:r>
            <w:r w:rsidR="00166DA7" w:rsidRPr="00423395">
              <w:rPr>
                <w:sz w:val="22"/>
                <w:szCs w:val="22"/>
              </w:rPr>
              <w:t xml:space="preserve"> 3. NP</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Předmět činnosti</w:t>
            </w:r>
            <w:r w:rsidR="008E57E1" w:rsidRPr="00423395">
              <w:rPr>
                <w:sz w:val="22"/>
                <w:szCs w:val="22"/>
              </w:rPr>
              <w:t>:</w:t>
            </w:r>
          </w:p>
        </w:tc>
        <w:tc>
          <w:tcPr>
            <w:tcW w:w="6440" w:type="dxa"/>
          </w:tcPr>
          <w:p w:rsidR="00166DA7" w:rsidRPr="00423395" w:rsidRDefault="00166DA7" w:rsidP="0045011E">
            <w:pPr>
              <w:pStyle w:val="BodyText2"/>
              <w:rPr>
                <w:sz w:val="22"/>
                <w:szCs w:val="22"/>
              </w:rPr>
            </w:pPr>
            <w:r w:rsidRPr="00423395">
              <w:rPr>
                <w:rFonts w:cs="Arial"/>
                <w:sz w:val="22"/>
                <w:szCs w:val="22"/>
              </w:rPr>
              <w:t>Zajišťuje knihovnické a informační služby pro oblast lékařství a zdravotnictví ve FN Brno.</w:t>
            </w:r>
          </w:p>
        </w:tc>
      </w:tr>
      <w:tr w:rsidR="00166DA7" w:rsidRPr="00423395" w:rsidTr="0045011E">
        <w:tblPrEx>
          <w:tblCellMar>
            <w:top w:w="0" w:type="dxa"/>
            <w:bottom w:w="0" w:type="dxa"/>
          </w:tblCellMar>
        </w:tblPrEx>
        <w:tc>
          <w:tcPr>
            <w:tcW w:w="2770" w:type="dxa"/>
          </w:tcPr>
          <w:p w:rsidR="00166DA7" w:rsidRPr="00423395" w:rsidRDefault="00166DA7" w:rsidP="0045011E">
            <w:pPr>
              <w:pStyle w:val="BodyText2"/>
              <w:rPr>
                <w:sz w:val="22"/>
                <w:szCs w:val="22"/>
              </w:rPr>
            </w:pPr>
            <w:r w:rsidRPr="00423395">
              <w:rPr>
                <w:sz w:val="22"/>
                <w:szCs w:val="22"/>
              </w:rPr>
              <w:t>Provozní doba</w:t>
            </w:r>
            <w:r w:rsidR="008E57E1" w:rsidRPr="00423395">
              <w:rPr>
                <w:sz w:val="22"/>
                <w:szCs w:val="22"/>
              </w:rPr>
              <w:t>:</w:t>
            </w:r>
          </w:p>
        </w:tc>
        <w:tc>
          <w:tcPr>
            <w:tcW w:w="6440" w:type="dxa"/>
          </w:tcPr>
          <w:p w:rsidR="00166DA7" w:rsidRPr="00423395" w:rsidRDefault="008E57E1" w:rsidP="0045011E">
            <w:pPr>
              <w:rPr>
                <w:rFonts w:ascii="Arial" w:hAnsi="Arial" w:cs="Arial"/>
                <w:sz w:val="22"/>
                <w:szCs w:val="22"/>
              </w:rPr>
            </w:pPr>
            <w:r w:rsidRPr="00423395">
              <w:rPr>
                <w:rFonts w:ascii="Arial" w:hAnsi="Arial" w:cs="Arial"/>
                <w:sz w:val="22"/>
                <w:szCs w:val="22"/>
              </w:rPr>
              <w:t>NBP</w:t>
            </w:r>
            <w:r w:rsidR="00C069B7" w:rsidRPr="00423395">
              <w:rPr>
                <w:rFonts w:ascii="Arial" w:hAnsi="Arial" w:cs="Arial"/>
                <w:sz w:val="22"/>
                <w:szCs w:val="22"/>
              </w:rPr>
              <w:t xml:space="preserve"> </w:t>
            </w:r>
            <w:r w:rsidR="00C201F7" w:rsidRPr="00423395">
              <w:rPr>
                <w:rFonts w:ascii="Arial" w:hAnsi="Arial" w:cs="Arial"/>
                <w:sz w:val="22"/>
                <w:szCs w:val="22"/>
              </w:rPr>
              <w:t>-</w:t>
            </w:r>
            <w:r w:rsidR="00C069B7" w:rsidRPr="00423395">
              <w:rPr>
                <w:rFonts w:ascii="Arial" w:hAnsi="Arial" w:cs="Arial"/>
                <w:sz w:val="22"/>
                <w:szCs w:val="22"/>
              </w:rPr>
              <w:t xml:space="preserve"> </w:t>
            </w:r>
            <w:r w:rsidR="00C201F7" w:rsidRPr="00423395">
              <w:rPr>
                <w:rFonts w:ascii="Arial" w:hAnsi="Arial" w:cs="Arial"/>
                <w:sz w:val="22"/>
                <w:szCs w:val="22"/>
              </w:rPr>
              <w:t>Bohunice</w:t>
            </w:r>
            <w:r w:rsidR="004276AF" w:rsidRPr="00423395">
              <w:rPr>
                <w:rFonts w:ascii="Arial" w:hAnsi="Arial" w:cs="Arial"/>
                <w:sz w:val="22"/>
                <w:szCs w:val="22"/>
              </w:rPr>
              <w:t>:</w:t>
            </w:r>
            <w:r w:rsidRPr="00423395">
              <w:rPr>
                <w:rFonts w:ascii="Arial" w:hAnsi="Arial" w:cs="Arial"/>
                <w:sz w:val="22"/>
                <w:szCs w:val="22"/>
              </w:rPr>
              <w:t xml:space="preserve">  </w:t>
            </w:r>
            <w:r w:rsidR="00C201F7" w:rsidRPr="00423395">
              <w:rPr>
                <w:rFonts w:ascii="Arial" w:hAnsi="Arial" w:cs="Arial"/>
                <w:sz w:val="22"/>
                <w:szCs w:val="22"/>
              </w:rPr>
              <w:t xml:space="preserve">    </w:t>
            </w:r>
            <w:r w:rsidR="00C069B7" w:rsidRPr="00423395">
              <w:rPr>
                <w:rFonts w:ascii="Arial" w:hAnsi="Arial" w:cs="Arial"/>
                <w:sz w:val="22"/>
                <w:szCs w:val="22"/>
              </w:rPr>
              <w:t xml:space="preserve"> </w:t>
            </w:r>
            <w:r w:rsidR="00945494" w:rsidRPr="00423395">
              <w:rPr>
                <w:rFonts w:ascii="Arial" w:hAnsi="Arial" w:cs="Arial"/>
                <w:sz w:val="22"/>
                <w:szCs w:val="22"/>
              </w:rPr>
              <w:t>P</w:t>
            </w:r>
            <w:r w:rsidR="00AF4EF2" w:rsidRPr="00423395">
              <w:rPr>
                <w:rFonts w:ascii="Arial" w:hAnsi="Arial" w:cs="Arial"/>
                <w:sz w:val="22"/>
                <w:szCs w:val="22"/>
              </w:rPr>
              <w:t>ondělí a středa</w:t>
            </w:r>
            <w:r w:rsidR="00166DA7" w:rsidRPr="00423395">
              <w:rPr>
                <w:rFonts w:ascii="Arial" w:hAnsi="Arial" w:cs="Arial"/>
                <w:sz w:val="22"/>
                <w:szCs w:val="22"/>
              </w:rPr>
              <w:t xml:space="preserve">: </w:t>
            </w:r>
            <w:r w:rsidR="00C069B7" w:rsidRPr="00423395">
              <w:rPr>
                <w:rFonts w:ascii="Arial" w:hAnsi="Arial" w:cs="Arial"/>
                <w:sz w:val="22"/>
                <w:szCs w:val="22"/>
              </w:rPr>
              <w:t xml:space="preserve">       </w:t>
            </w:r>
            <w:r w:rsidR="00166DA7" w:rsidRPr="00423395">
              <w:rPr>
                <w:rFonts w:ascii="Arial" w:hAnsi="Arial" w:cs="Arial"/>
                <w:sz w:val="22"/>
                <w:szCs w:val="22"/>
              </w:rPr>
              <w:t>9,00</w:t>
            </w:r>
            <w:r w:rsidR="00C069B7" w:rsidRPr="00423395">
              <w:rPr>
                <w:rFonts w:ascii="Arial" w:hAnsi="Arial" w:cs="Arial"/>
                <w:sz w:val="22"/>
                <w:szCs w:val="22"/>
              </w:rPr>
              <w:t xml:space="preserve"> - </w:t>
            </w:r>
            <w:r w:rsidR="00166DA7" w:rsidRPr="00423395">
              <w:rPr>
                <w:rFonts w:ascii="Arial" w:hAnsi="Arial" w:cs="Arial"/>
                <w:sz w:val="22"/>
                <w:szCs w:val="22"/>
              </w:rPr>
              <w:t>17,00 hod</w:t>
            </w:r>
            <w:r w:rsidR="009C1C2B" w:rsidRPr="00423395">
              <w:rPr>
                <w:rFonts w:ascii="Arial" w:hAnsi="Arial" w:cs="Arial"/>
                <w:sz w:val="22"/>
                <w:szCs w:val="22"/>
              </w:rPr>
              <w:t>.</w:t>
            </w:r>
          </w:p>
          <w:p w:rsidR="00166DA7" w:rsidRPr="00423395" w:rsidRDefault="007638A1" w:rsidP="0045011E">
            <w:pPr>
              <w:rPr>
                <w:rFonts w:ascii="Arial" w:hAnsi="Arial" w:cs="Arial"/>
                <w:sz w:val="22"/>
                <w:szCs w:val="22"/>
              </w:rPr>
            </w:pPr>
            <w:r w:rsidRPr="00423395">
              <w:rPr>
                <w:rFonts w:ascii="Arial" w:hAnsi="Arial" w:cs="Arial"/>
                <w:sz w:val="22"/>
                <w:szCs w:val="22"/>
              </w:rPr>
              <w:t xml:space="preserve">          </w:t>
            </w:r>
            <w:r w:rsidR="00C201F7" w:rsidRPr="00423395">
              <w:rPr>
                <w:rFonts w:ascii="Arial" w:hAnsi="Arial" w:cs="Arial"/>
                <w:sz w:val="22"/>
                <w:szCs w:val="22"/>
              </w:rPr>
              <w:t xml:space="preserve">                       </w:t>
            </w:r>
            <w:r w:rsidR="00945494" w:rsidRPr="00423395">
              <w:rPr>
                <w:rFonts w:ascii="Arial" w:hAnsi="Arial" w:cs="Arial"/>
                <w:sz w:val="22"/>
                <w:szCs w:val="22"/>
              </w:rPr>
              <w:t>Ú</w:t>
            </w:r>
            <w:r w:rsidR="00166DA7" w:rsidRPr="00423395">
              <w:rPr>
                <w:rFonts w:ascii="Arial" w:hAnsi="Arial" w:cs="Arial"/>
                <w:sz w:val="22"/>
                <w:szCs w:val="22"/>
              </w:rPr>
              <w:t xml:space="preserve">terý, čtvrtek, pátek: </w:t>
            </w:r>
            <w:r w:rsidR="00C069B7" w:rsidRPr="00423395">
              <w:rPr>
                <w:rFonts w:ascii="Arial" w:hAnsi="Arial" w:cs="Arial"/>
                <w:sz w:val="22"/>
                <w:szCs w:val="22"/>
              </w:rPr>
              <w:t xml:space="preserve"> </w:t>
            </w:r>
            <w:r w:rsidR="00166DA7" w:rsidRPr="00423395">
              <w:rPr>
                <w:rFonts w:ascii="Arial" w:hAnsi="Arial" w:cs="Arial"/>
                <w:sz w:val="22"/>
                <w:szCs w:val="22"/>
              </w:rPr>
              <w:t>9,00</w:t>
            </w:r>
            <w:r w:rsidR="00C069B7" w:rsidRPr="00423395">
              <w:rPr>
                <w:rFonts w:ascii="Arial" w:hAnsi="Arial" w:cs="Arial"/>
                <w:sz w:val="22"/>
                <w:szCs w:val="22"/>
              </w:rPr>
              <w:t xml:space="preserve"> </w:t>
            </w:r>
            <w:r w:rsidR="00166DA7" w:rsidRPr="00423395">
              <w:rPr>
                <w:rFonts w:ascii="Arial" w:hAnsi="Arial" w:cs="Arial"/>
                <w:sz w:val="22"/>
                <w:szCs w:val="22"/>
              </w:rPr>
              <w:t>-</w:t>
            </w:r>
            <w:r w:rsidR="00C069B7" w:rsidRPr="00423395">
              <w:rPr>
                <w:rFonts w:ascii="Arial" w:hAnsi="Arial" w:cs="Arial"/>
                <w:sz w:val="22"/>
                <w:szCs w:val="22"/>
              </w:rPr>
              <w:t xml:space="preserve"> </w:t>
            </w:r>
            <w:r w:rsidR="00166DA7" w:rsidRPr="00423395">
              <w:rPr>
                <w:rFonts w:ascii="Arial" w:hAnsi="Arial" w:cs="Arial"/>
                <w:sz w:val="22"/>
                <w:szCs w:val="22"/>
              </w:rPr>
              <w:t>15,00 hod</w:t>
            </w:r>
            <w:r w:rsidR="009C1C2B" w:rsidRPr="00423395">
              <w:rPr>
                <w:rFonts w:ascii="Arial" w:hAnsi="Arial" w:cs="Arial"/>
                <w:sz w:val="22"/>
                <w:szCs w:val="22"/>
              </w:rPr>
              <w:t>.</w:t>
            </w:r>
          </w:p>
          <w:p w:rsidR="00166DA7" w:rsidRPr="00423395" w:rsidRDefault="008E57E1" w:rsidP="0045011E">
            <w:pPr>
              <w:rPr>
                <w:rFonts w:ascii="Arial" w:hAnsi="Arial" w:cs="Arial"/>
                <w:sz w:val="22"/>
                <w:szCs w:val="22"/>
              </w:rPr>
            </w:pPr>
            <w:r w:rsidRPr="00423395">
              <w:rPr>
                <w:rFonts w:ascii="Arial" w:hAnsi="Arial" w:cs="Arial"/>
                <w:sz w:val="22"/>
                <w:szCs w:val="22"/>
              </w:rPr>
              <w:t>DN</w:t>
            </w:r>
            <w:r w:rsidR="00AF4EF2" w:rsidRPr="00423395">
              <w:rPr>
                <w:rFonts w:ascii="Arial" w:hAnsi="Arial" w:cs="Arial"/>
                <w:sz w:val="22"/>
                <w:szCs w:val="22"/>
              </w:rPr>
              <w:t>:</w:t>
            </w:r>
            <w:r w:rsidR="008509A7" w:rsidRPr="00423395">
              <w:rPr>
                <w:rFonts w:ascii="Arial" w:hAnsi="Arial" w:cs="Arial"/>
                <w:sz w:val="22"/>
                <w:szCs w:val="22"/>
              </w:rPr>
              <w:t xml:space="preserve">  </w:t>
            </w:r>
            <w:r w:rsidR="00FE02D6" w:rsidRPr="00423395">
              <w:rPr>
                <w:rFonts w:ascii="Arial" w:hAnsi="Arial" w:cs="Arial"/>
                <w:sz w:val="22"/>
                <w:szCs w:val="22"/>
              </w:rPr>
              <w:t xml:space="preserve"> </w:t>
            </w:r>
            <w:r w:rsidR="004276AF" w:rsidRPr="00423395">
              <w:rPr>
                <w:rFonts w:ascii="Arial" w:hAnsi="Arial" w:cs="Arial"/>
                <w:sz w:val="22"/>
                <w:szCs w:val="22"/>
              </w:rPr>
              <w:t xml:space="preserve"> </w:t>
            </w:r>
            <w:r w:rsidR="00C069B7" w:rsidRPr="00423395">
              <w:rPr>
                <w:rFonts w:ascii="Arial" w:hAnsi="Arial" w:cs="Arial"/>
                <w:sz w:val="22"/>
                <w:szCs w:val="22"/>
              </w:rPr>
              <w:t xml:space="preserve">        </w:t>
            </w:r>
            <w:r w:rsidR="00945494" w:rsidRPr="00423395">
              <w:rPr>
                <w:rFonts w:ascii="Arial" w:hAnsi="Arial" w:cs="Arial"/>
                <w:sz w:val="22"/>
                <w:szCs w:val="22"/>
              </w:rPr>
              <w:t>P</w:t>
            </w:r>
            <w:r w:rsidR="00AF4EF2" w:rsidRPr="00423395">
              <w:rPr>
                <w:rFonts w:ascii="Arial" w:hAnsi="Arial" w:cs="Arial"/>
                <w:sz w:val="22"/>
                <w:szCs w:val="22"/>
              </w:rPr>
              <w:t>ondělí</w:t>
            </w:r>
            <w:r w:rsidR="00166DA7" w:rsidRPr="00423395">
              <w:rPr>
                <w:rFonts w:ascii="Arial" w:hAnsi="Arial" w:cs="Arial"/>
                <w:sz w:val="22"/>
                <w:szCs w:val="22"/>
              </w:rPr>
              <w:t>, úterý, středa a pátek: 1</w:t>
            </w:r>
            <w:r w:rsidR="003D52DF" w:rsidRPr="00423395">
              <w:rPr>
                <w:rFonts w:ascii="Arial" w:hAnsi="Arial" w:cs="Arial"/>
                <w:sz w:val="22"/>
                <w:szCs w:val="22"/>
              </w:rPr>
              <w:t>2</w:t>
            </w:r>
            <w:r w:rsidR="00166DA7" w:rsidRPr="00423395">
              <w:rPr>
                <w:rFonts w:ascii="Arial" w:hAnsi="Arial" w:cs="Arial"/>
                <w:sz w:val="22"/>
                <w:szCs w:val="22"/>
              </w:rPr>
              <w:t>,00 -15,00 hod</w:t>
            </w:r>
            <w:r w:rsidR="009C1C2B" w:rsidRPr="00423395">
              <w:rPr>
                <w:rFonts w:ascii="Arial" w:hAnsi="Arial" w:cs="Arial"/>
                <w:sz w:val="22"/>
                <w:szCs w:val="22"/>
              </w:rPr>
              <w:t>.</w:t>
            </w:r>
          </w:p>
          <w:p w:rsidR="00166DA7" w:rsidRPr="00423395" w:rsidRDefault="00166DA7" w:rsidP="0045011E">
            <w:pPr>
              <w:rPr>
                <w:rFonts w:ascii="Arial" w:hAnsi="Arial" w:cs="Arial"/>
                <w:sz w:val="22"/>
                <w:szCs w:val="22"/>
              </w:rPr>
            </w:pPr>
            <w:r w:rsidRPr="00423395">
              <w:rPr>
                <w:rFonts w:ascii="Arial" w:hAnsi="Arial" w:cs="Arial"/>
                <w:sz w:val="22"/>
                <w:szCs w:val="22"/>
              </w:rPr>
              <w:t xml:space="preserve">          </w:t>
            </w:r>
            <w:r w:rsidR="00C069B7" w:rsidRPr="00423395">
              <w:rPr>
                <w:rFonts w:ascii="Arial" w:hAnsi="Arial" w:cs="Arial"/>
                <w:sz w:val="22"/>
                <w:szCs w:val="22"/>
              </w:rPr>
              <w:t xml:space="preserve">        </w:t>
            </w:r>
            <w:r w:rsidR="00945494" w:rsidRPr="00423395">
              <w:rPr>
                <w:rFonts w:ascii="Arial" w:hAnsi="Arial" w:cs="Arial"/>
                <w:sz w:val="22"/>
                <w:szCs w:val="22"/>
              </w:rPr>
              <w:t>Č</w:t>
            </w:r>
            <w:r w:rsidRPr="00423395">
              <w:rPr>
                <w:rFonts w:ascii="Arial" w:hAnsi="Arial" w:cs="Arial"/>
                <w:sz w:val="22"/>
                <w:szCs w:val="22"/>
              </w:rPr>
              <w:t xml:space="preserve">tvrtek: </w:t>
            </w:r>
            <w:r w:rsidR="00C069B7" w:rsidRPr="00423395">
              <w:rPr>
                <w:rFonts w:ascii="Arial" w:hAnsi="Arial" w:cs="Arial"/>
                <w:sz w:val="22"/>
                <w:szCs w:val="22"/>
              </w:rPr>
              <w:t xml:space="preserve">                                       </w:t>
            </w:r>
            <w:r w:rsidR="004174A9" w:rsidRPr="00423395">
              <w:rPr>
                <w:rFonts w:ascii="Arial" w:hAnsi="Arial" w:cs="Arial"/>
                <w:sz w:val="22"/>
                <w:szCs w:val="22"/>
              </w:rPr>
              <w:t xml:space="preserve">      </w:t>
            </w:r>
            <w:r w:rsidR="00C069B7" w:rsidRPr="00423395">
              <w:rPr>
                <w:rFonts w:ascii="Arial" w:hAnsi="Arial" w:cs="Arial"/>
                <w:sz w:val="22"/>
                <w:szCs w:val="22"/>
              </w:rPr>
              <w:t xml:space="preserve">     </w:t>
            </w:r>
            <w:r w:rsidRPr="00423395">
              <w:rPr>
                <w:rFonts w:ascii="Arial" w:hAnsi="Arial" w:cs="Arial"/>
                <w:sz w:val="22"/>
                <w:szCs w:val="22"/>
              </w:rPr>
              <w:t>zavřeno</w:t>
            </w:r>
          </w:p>
          <w:p w:rsidR="00166DA7" w:rsidRPr="00423395" w:rsidRDefault="00C201F7" w:rsidP="00C201F7">
            <w:pPr>
              <w:pStyle w:val="BodyText2"/>
              <w:rPr>
                <w:sz w:val="22"/>
                <w:szCs w:val="22"/>
              </w:rPr>
            </w:pPr>
            <w:r w:rsidRPr="00423395">
              <w:rPr>
                <w:rFonts w:cs="Arial"/>
                <w:sz w:val="22"/>
                <w:szCs w:val="22"/>
              </w:rPr>
              <w:t>NBP</w:t>
            </w:r>
            <w:r w:rsidR="00C069B7" w:rsidRPr="00423395">
              <w:rPr>
                <w:rFonts w:cs="Arial"/>
                <w:sz w:val="22"/>
                <w:szCs w:val="22"/>
              </w:rPr>
              <w:t xml:space="preserve"> </w:t>
            </w:r>
            <w:r w:rsidRPr="00423395">
              <w:rPr>
                <w:rFonts w:cs="Arial"/>
                <w:sz w:val="22"/>
                <w:szCs w:val="22"/>
              </w:rPr>
              <w:t>- Porodnice:</w:t>
            </w:r>
            <w:r w:rsidR="00166DA7" w:rsidRPr="00423395">
              <w:rPr>
                <w:rFonts w:cs="Arial"/>
                <w:sz w:val="22"/>
                <w:szCs w:val="22"/>
              </w:rPr>
              <w:t xml:space="preserve"> </w:t>
            </w:r>
            <w:r w:rsidRPr="00423395">
              <w:rPr>
                <w:rFonts w:cs="Arial"/>
                <w:sz w:val="22"/>
                <w:szCs w:val="22"/>
              </w:rPr>
              <w:t xml:space="preserve">      </w:t>
            </w:r>
            <w:r w:rsidR="00D31B33" w:rsidRPr="00423395">
              <w:rPr>
                <w:rFonts w:cs="Arial"/>
                <w:sz w:val="22"/>
                <w:szCs w:val="22"/>
              </w:rPr>
              <w:t>Úterý</w:t>
            </w:r>
            <w:r w:rsidR="00C069B7" w:rsidRPr="00423395">
              <w:rPr>
                <w:rFonts w:cs="Arial"/>
                <w:sz w:val="22"/>
                <w:szCs w:val="22"/>
              </w:rPr>
              <w:t>:</w:t>
            </w:r>
            <w:r w:rsidR="00166DA7" w:rsidRPr="00423395">
              <w:rPr>
                <w:rFonts w:cs="Arial"/>
                <w:sz w:val="22"/>
                <w:szCs w:val="22"/>
              </w:rPr>
              <w:t xml:space="preserve"> </w:t>
            </w:r>
            <w:r w:rsidR="00C069B7" w:rsidRPr="00423395">
              <w:rPr>
                <w:rFonts w:cs="Arial"/>
                <w:sz w:val="22"/>
                <w:szCs w:val="22"/>
              </w:rPr>
              <w:t xml:space="preserve">                      </w:t>
            </w:r>
            <w:r w:rsidR="00166DA7" w:rsidRPr="00423395">
              <w:rPr>
                <w:rFonts w:cs="Arial"/>
                <w:sz w:val="22"/>
                <w:szCs w:val="22"/>
              </w:rPr>
              <w:t>13,00</w:t>
            </w:r>
            <w:r w:rsidR="00C069B7" w:rsidRPr="00423395">
              <w:rPr>
                <w:rFonts w:cs="Arial"/>
                <w:sz w:val="22"/>
                <w:szCs w:val="22"/>
              </w:rPr>
              <w:t xml:space="preserve"> </w:t>
            </w:r>
            <w:r w:rsidR="00166DA7" w:rsidRPr="00423395">
              <w:rPr>
                <w:rFonts w:cs="Arial"/>
                <w:sz w:val="22"/>
                <w:szCs w:val="22"/>
              </w:rPr>
              <w:t>-15,00 hod</w:t>
            </w:r>
            <w:r w:rsidR="009C1C2B" w:rsidRPr="00423395">
              <w:rPr>
                <w:rFonts w:cs="Arial"/>
                <w:sz w:val="22"/>
                <w:szCs w:val="22"/>
              </w:rPr>
              <w:t>.</w:t>
            </w:r>
          </w:p>
        </w:tc>
      </w:tr>
    </w:tbl>
    <w:p w:rsidR="00CA7F70" w:rsidRPr="00423395" w:rsidRDefault="00CA7F70" w:rsidP="00CA7F70"/>
    <w:p w:rsidR="007638A1" w:rsidRPr="00423395" w:rsidRDefault="007638A1" w:rsidP="00CA7F70"/>
    <w:p w:rsidR="001601F6" w:rsidRPr="00423395" w:rsidRDefault="001601F6" w:rsidP="00814B3E">
      <w:pPr>
        <w:pStyle w:val="Caption"/>
        <w:rPr>
          <w:rFonts w:ascii="Arial" w:hAnsi="Arial"/>
          <w:b w:val="0"/>
          <w:sz w:val="22"/>
          <w:szCs w:val="22"/>
        </w:rPr>
      </w:pPr>
    </w:p>
    <w:p w:rsidR="00814B3E" w:rsidRPr="00423395" w:rsidRDefault="00814B3E" w:rsidP="00814B3E">
      <w:pPr>
        <w:pStyle w:val="Caption"/>
        <w:rPr>
          <w:rFonts w:ascii="Arial" w:hAnsi="Arial"/>
          <w:b w:val="0"/>
          <w:sz w:val="22"/>
          <w:szCs w:val="22"/>
        </w:rPr>
      </w:pPr>
      <w:r w:rsidRPr="00423395">
        <w:rPr>
          <w:rFonts w:ascii="Arial" w:hAnsi="Arial"/>
          <w:b w:val="0"/>
          <w:sz w:val="22"/>
          <w:szCs w:val="22"/>
        </w:rPr>
        <w:t xml:space="preserve">Příloha </w:t>
      </w:r>
      <w:r w:rsidR="00C66CD7" w:rsidRPr="00423395">
        <w:rPr>
          <w:rFonts w:ascii="Arial" w:hAnsi="Arial"/>
          <w:b w:val="0"/>
          <w:sz w:val="22"/>
          <w:szCs w:val="22"/>
        </w:rPr>
        <w:t xml:space="preserve">3 </w:t>
      </w:r>
      <w:r w:rsidRPr="00423395">
        <w:rPr>
          <w:rFonts w:ascii="Arial" w:hAnsi="Arial"/>
          <w:b w:val="0"/>
          <w:sz w:val="22"/>
          <w:szCs w:val="22"/>
        </w:rPr>
        <w:t>:</w:t>
      </w:r>
      <w:r w:rsidRPr="00423395">
        <w:rPr>
          <w:b w:val="0"/>
          <w:sz w:val="22"/>
          <w:szCs w:val="22"/>
        </w:rPr>
        <w:t xml:space="preserve"> </w:t>
      </w:r>
      <w:r w:rsidR="002C5369" w:rsidRPr="00423395">
        <w:rPr>
          <w:rFonts w:ascii="Arial" w:hAnsi="Arial"/>
          <w:b w:val="0"/>
          <w:sz w:val="22"/>
          <w:szCs w:val="22"/>
        </w:rPr>
        <w:t xml:space="preserve">Seznámení s </w:t>
      </w:r>
      <w:r w:rsidRPr="00423395">
        <w:rPr>
          <w:rFonts w:ascii="Arial" w:hAnsi="Arial"/>
          <w:b w:val="0"/>
          <w:sz w:val="22"/>
          <w:szCs w:val="22"/>
        </w:rPr>
        <w:t>dokumentem</w:t>
      </w:r>
      <w:r w:rsidR="00EE58B5" w:rsidRPr="00423395">
        <w:rPr>
          <w:rFonts w:ascii="Arial" w:hAnsi="Arial"/>
          <w:b w:val="0"/>
          <w:sz w:val="22"/>
          <w:szCs w:val="22"/>
        </w:rPr>
        <w:t xml:space="preserve"> </w:t>
      </w:r>
      <w:r w:rsidRPr="00423395">
        <w:rPr>
          <w:rFonts w:ascii="Arial" w:hAnsi="Arial"/>
          <w:b w:val="0"/>
          <w:sz w:val="22"/>
          <w:szCs w:val="22"/>
        </w:rPr>
        <w:t>systému řízení</w:t>
      </w:r>
      <w:r w:rsidR="00FB28CF" w:rsidRPr="00423395">
        <w:rPr>
          <w:rFonts w:ascii="Arial" w:hAnsi="Arial"/>
          <w:b w:val="0"/>
          <w:sz w:val="22"/>
          <w:szCs w:val="22"/>
        </w:rPr>
        <w:t xml:space="preserve"> kvality</w:t>
      </w:r>
      <w:r w:rsidR="00EE58B5" w:rsidRPr="00423395">
        <w:rPr>
          <w:rFonts w:ascii="Arial" w:hAnsi="Arial"/>
          <w:b w:val="0"/>
          <w:sz w:val="22"/>
          <w:szCs w:val="22"/>
        </w:rPr>
        <w:t>.</w:t>
      </w:r>
    </w:p>
    <w:p w:rsidR="00814B3E" w:rsidRPr="00423395" w:rsidRDefault="00814B3E" w:rsidP="00814B3E"/>
    <w:tbl>
      <w:tblPr>
        <w:tblW w:w="0" w:type="auto"/>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772"/>
        <w:gridCol w:w="5442"/>
      </w:tblGrid>
      <w:tr w:rsidR="00814B3E" w:rsidRPr="00423395" w:rsidTr="00814B3E">
        <w:tblPrEx>
          <w:tblCellMar>
            <w:top w:w="0" w:type="dxa"/>
            <w:bottom w:w="0" w:type="dxa"/>
          </w:tblCellMar>
        </w:tblPrEx>
        <w:trPr>
          <w:trHeight w:val="431"/>
        </w:trPr>
        <w:tc>
          <w:tcPr>
            <w:tcW w:w="3772" w:type="dxa"/>
            <w:vAlign w:val="center"/>
          </w:tcPr>
          <w:p w:rsidR="00814B3E" w:rsidRPr="00423395" w:rsidRDefault="00814B3E" w:rsidP="0045011E">
            <w:pPr>
              <w:rPr>
                <w:rFonts w:ascii="Arial" w:hAnsi="Arial"/>
              </w:rPr>
            </w:pPr>
            <w:r w:rsidRPr="00423395">
              <w:rPr>
                <w:rFonts w:ascii="Arial" w:hAnsi="Arial"/>
              </w:rPr>
              <w:t>Název útvaru:</w:t>
            </w:r>
          </w:p>
        </w:tc>
        <w:tc>
          <w:tcPr>
            <w:tcW w:w="5442" w:type="dxa"/>
            <w:vAlign w:val="center"/>
          </w:tcPr>
          <w:p w:rsidR="00814B3E" w:rsidRPr="00423395" w:rsidRDefault="00814B3E" w:rsidP="0005367E">
            <w:pPr>
              <w:rPr>
                <w:rFonts w:ascii="Arial" w:hAnsi="Arial"/>
              </w:rPr>
            </w:pPr>
          </w:p>
        </w:tc>
      </w:tr>
      <w:tr w:rsidR="00814B3E" w:rsidRPr="00423395" w:rsidTr="00814B3E">
        <w:tblPrEx>
          <w:tblCellMar>
            <w:top w:w="0" w:type="dxa"/>
            <w:bottom w:w="0" w:type="dxa"/>
          </w:tblCellMar>
        </w:tblPrEx>
        <w:trPr>
          <w:trHeight w:val="410"/>
        </w:trPr>
        <w:tc>
          <w:tcPr>
            <w:tcW w:w="3772" w:type="dxa"/>
            <w:vAlign w:val="center"/>
          </w:tcPr>
          <w:p w:rsidR="00814B3E" w:rsidRPr="00423395" w:rsidRDefault="00814B3E" w:rsidP="0045011E">
            <w:pPr>
              <w:rPr>
                <w:rFonts w:ascii="Arial" w:hAnsi="Arial"/>
              </w:rPr>
            </w:pPr>
            <w:r w:rsidRPr="00423395">
              <w:rPr>
                <w:rFonts w:ascii="Arial" w:hAnsi="Arial"/>
              </w:rPr>
              <w:t>Nákladové středisko:</w:t>
            </w:r>
          </w:p>
        </w:tc>
        <w:tc>
          <w:tcPr>
            <w:tcW w:w="5442" w:type="dxa"/>
            <w:vAlign w:val="center"/>
          </w:tcPr>
          <w:p w:rsidR="00814B3E" w:rsidRPr="00423395" w:rsidRDefault="00814B3E" w:rsidP="0045011E">
            <w:pPr>
              <w:rPr>
                <w:rFonts w:ascii="Arial" w:hAnsi="Arial"/>
              </w:rPr>
            </w:pPr>
          </w:p>
        </w:tc>
      </w:tr>
      <w:tr w:rsidR="00814B3E" w:rsidRPr="00423395" w:rsidTr="00814B3E">
        <w:tblPrEx>
          <w:tblCellMar>
            <w:top w:w="0" w:type="dxa"/>
            <w:bottom w:w="0" w:type="dxa"/>
          </w:tblCellMar>
        </w:tblPrEx>
        <w:trPr>
          <w:trHeight w:val="410"/>
        </w:trPr>
        <w:tc>
          <w:tcPr>
            <w:tcW w:w="3772" w:type="dxa"/>
            <w:vAlign w:val="center"/>
          </w:tcPr>
          <w:p w:rsidR="00814B3E" w:rsidRPr="00423395" w:rsidRDefault="00814B3E" w:rsidP="0045011E">
            <w:pPr>
              <w:rPr>
                <w:rFonts w:ascii="Arial" w:hAnsi="Arial"/>
              </w:rPr>
            </w:pPr>
            <w:r w:rsidRPr="00423395">
              <w:rPr>
                <w:rFonts w:ascii="Arial" w:hAnsi="Arial"/>
              </w:rPr>
              <w:t>Dokument předkládá:</w:t>
            </w:r>
          </w:p>
        </w:tc>
        <w:tc>
          <w:tcPr>
            <w:tcW w:w="5442" w:type="dxa"/>
            <w:vAlign w:val="center"/>
          </w:tcPr>
          <w:p w:rsidR="00814B3E" w:rsidRPr="00423395" w:rsidRDefault="00814B3E" w:rsidP="0045011E">
            <w:pPr>
              <w:rPr>
                <w:rFonts w:ascii="Arial" w:hAnsi="Arial"/>
              </w:rPr>
            </w:pPr>
          </w:p>
        </w:tc>
      </w:tr>
    </w:tbl>
    <w:p w:rsidR="00814B3E" w:rsidRPr="00423395" w:rsidRDefault="00814B3E" w:rsidP="00814B3E">
      <w:pPr>
        <w:pStyle w:val="Header"/>
        <w:tabs>
          <w:tab w:val="clear" w:pos="4536"/>
          <w:tab w:val="clear" w:pos="9072"/>
        </w:tabs>
        <w:rPr>
          <w:rFonts w:ascii="Arial" w:hAnsi="Arial"/>
          <w:snapToGrid w:val="0"/>
          <w:sz w:val="22"/>
          <w:lang w:eastAsia="en-US"/>
        </w:rPr>
      </w:pPr>
    </w:p>
    <w:p w:rsidR="00814B3E" w:rsidRPr="00423395" w:rsidRDefault="00814B3E" w:rsidP="00814B3E">
      <w:pPr>
        <w:jc w:val="both"/>
        <w:rPr>
          <w:rFonts w:ascii="Arial" w:hAnsi="Arial"/>
        </w:rPr>
      </w:pPr>
      <w:r w:rsidRPr="00423395">
        <w:rPr>
          <w:rFonts w:ascii="Arial" w:hAnsi="Arial"/>
        </w:rPr>
        <w:t>Níže podepsaní zaměstnanci útvaru stvrzují svým podpisem, že byli seznámeni s obsahem dokumentu</w:t>
      </w:r>
    </w:p>
    <w:p w:rsidR="00814B3E" w:rsidRPr="00423395" w:rsidRDefault="00814B3E" w:rsidP="00814B3E">
      <w:pPr>
        <w:pStyle w:val="Header"/>
        <w:tabs>
          <w:tab w:val="clear" w:pos="4536"/>
          <w:tab w:val="clear" w:pos="9072"/>
        </w:tabs>
        <w:rPr>
          <w:rFonts w:ascii="Arial" w:hAnsi="Arial"/>
          <w:snapToGrid w:val="0"/>
          <w:sz w:val="22"/>
          <w:lang w:eastAsia="en-US"/>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tblGrid>
      <w:tr w:rsidR="00814B3E" w:rsidRPr="00423395" w:rsidTr="0045011E">
        <w:tblPrEx>
          <w:tblCellMar>
            <w:top w:w="0" w:type="dxa"/>
            <w:bottom w:w="0" w:type="dxa"/>
          </w:tblCellMar>
        </w:tblPrEx>
        <w:trPr>
          <w:trHeight w:val="483"/>
        </w:trPr>
        <w:tc>
          <w:tcPr>
            <w:tcW w:w="7230" w:type="dxa"/>
            <w:vAlign w:val="center"/>
          </w:tcPr>
          <w:p w:rsidR="000E71B3" w:rsidRPr="00E975E5" w:rsidRDefault="000E71B3" w:rsidP="000E71B3">
            <w:pPr>
              <w:pStyle w:val="Header"/>
              <w:tabs>
                <w:tab w:val="clear" w:pos="4536"/>
                <w:tab w:val="clear" w:pos="9072"/>
              </w:tabs>
              <w:jc w:val="center"/>
              <w:rPr>
                <w:rFonts w:ascii="Arial" w:hAnsi="Arial"/>
                <w:color w:val="FF0000"/>
                <w:sz w:val="22"/>
                <w:szCs w:val="22"/>
              </w:rPr>
            </w:pPr>
            <w:r w:rsidRPr="00E975E5">
              <w:rPr>
                <w:rFonts w:ascii="Arial" w:hAnsi="Arial"/>
                <w:color w:val="FF0000"/>
                <w:sz w:val="22"/>
                <w:szCs w:val="22"/>
              </w:rPr>
              <w:t>Organizační řád</w:t>
            </w:r>
          </w:p>
          <w:p w:rsidR="00814B3E" w:rsidRPr="00423395" w:rsidRDefault="000E71B3" w:rsidP="000E71B3">
            <w:pPr>
              <w:pStyle w:val="Header"/>
              <w:tabs>
                <w:tab w:val="clear" w:pos="4536"/>
                <w:tab w:val="clear" w:pos="9072"/>
              </w:tabs>
              <w:jc w:val="center"/>
              <w:rPr>
                <w:rFonts w:ascii="Arial" w:hAnsi="Arial"/>
                <w:sz w:val="22"/>
                <w:szCs w:val="22"/>
              </w:rPr>
            </w:pPr>
            <w:r w:rsidRPr="00E975E5">
              <w:rPr>
                <w:rFonts w:ascii="Arial" w:hAnsi="Arial"/>
                <w:color w:val="FF0000"/>
                <w:sz w:val="22"/>
                <w:szCs w:val="22"/>
              </w:rPr>
              <w:t>Útvaru náměstka pro vědu a výzkum</w:t>
            </w:r>
          </w:p>
        </w:tc>
      </w:tr>
    </w:tbl>
    <w:p w:rsidR="00814B3E" w:rsidRPr="00423395" w:rsidRDefault="00814B3E" w:rsidP="00814B3E">
      <w:pPr>
        <w:pStyle w:val="Header"/>
        <w:tabs>
          <w:tab w:val="clear" w:pos="4536"/>
          <w:tab w:val="clear" w:pos="9072"/>
        </w:tabs>
        <w:rPr>
          <w:rFonts w:ascii="Arial" w:hAnsi="Arial"/>
          <w:snapToGrid w:val="0"/>
          <w:sz w:val="22"/>
          <w:lang w:eastAsia="en-US"/>
        </w:rPr>
      </w:pPr>
    </w:p>
    <w:p w:rsidR="00814B3E" w:rsidRPr="00423395" w:rsidRDefault="00814B3E" w:rsidP="00814B3E">
      <w:pPr>
        <w:pStyle w:val="BodyText"/>
        <w:rPr>
          <w:rFonts w:ascii="Arial" w:hAnsi="Arial"/>
        </w:rPr>
      </w:pPr>
      <w:r w:rsidRPr="00423395">
        <w:rPr>
          <w:rFonts w:ascii="Arial" w:hAnsi="Arial"/>
        </w:rPr>
        <w:t>a obsah v plném rozsahu pochopili a budou se jím ve své práci řídit.</w:t>
      </w:r>
    </w:p>
    <w:p w:rsidR="00814B3E" w:rsidRPr="00423395" w:rsidRDefault="00814B3E" w:rsidP="00814B3E">
      <w:pPr>
        <w:pStyle w:val="Header"/>
        <w:tabs>
          <w:tab w:val="clear" w:pos="4536"/>
          <w:tab w:val="clear" w:pos="9072"/>
        </w:tabs>
        <w:rPr>
          <w:rFonts w:ascii="Arial" w:hAnsi="Arial"/>
          <w:snapToGrid w:val="0"/>
          <w:sz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021"/>
        <w:gridCol w:w="1529"/>
        <w:gridCol w:w="425"/>
        <w:gridCol w:w="1814"/>
        <w:gridCol w:w="1021"/>
        <w:gridCol w:w="1531"/>
      </w:tblGrid>
      <w:tr w:rsidR="00814B3E" w:rsidRPr="00423395" w:rsidTr="0045011E">
        <w:tblPrEx>
          <w:tblCellMar>
            <w:top w:w="0" w:type="dxa"/>
            <w:bottom w:w="0" w:type="dxa"/>
          </w:tblCellMar>
        </w:tblPrEx>
        <w:trPr>
          <w:trHeight w:val="515"/>
        </w:trPr>
        <w:tc>
          <w:tcPr>
            <w:tcW w:w="1814" w:type="dxa"/>
            <w:tcBorders>
              <w:bottom w:val="nil"/>
            </w:tcBorders>
            <w:vAlign w:val="center"/>
          </w:tcPr>
          <w:p w:rsidR="00814B3E" w:rsidRPr="00423395" w:rsidRDefault="00814B3E" w:rsidP="0045011E">
            <w:pPr>
              <w:jc w:val="center"/>
              <w:rPr>
                <w:rFonts w:ascii="Arial" w:hAnsi="Arial"/>
              </w:rPr>
            </w:pPr>
          </w:p>
        </w:tc>
        <w:tc>
          <w:tcPr>
            <w:tcW w:w="1021" w:type="dxa"/>
            <w:tcBorders>
              <w:bottom w:val="nil"/>
            </w:tcBorders>
            <w:vAlign w:val="center"/>
          </w:tcPr>
          <w:p w:rsidR="00814B3E" w:rsidRPr="00423395" w:rsidRDefault="00814B3E" w:rsidP="0045011E">
            <w:pPr>
              <w:jc w:val="center"/>
              <w:rPr>
                <w:rFonts w:ascii="Arial" w:hAnsi="Arial"/>
              </w:rPr>
            </w:pPr>
          </w:p>
        </w:tc>
        <w:tc>
          <w:tcPr>
            <w:tcW w:w="1529" w:type="dxa"/>
            <w:tcBorders>
              <w:bottom w:val="nil"/>
            </w:tcBorders>
            <w:vAlign w:val="center"/>
          </w:tcPr>
          <w:p w:rsidR="00814B3E" w:rsidRPr="00423395" w:rsidRDefault="00814B3E" w:rsidP="0045011E">
            <w:pPr>
              <w:jc w:val="center"/>
              <w:rPr>
                <w:rFonts w:ascii="Arial" w:hAnsi="Arial"/>
              </w:rPr>
            </w:pPr>
          </w:p>
        </w:tc>
        <w:tc>
          <w:tcPr>
            <w:tcW w:w="425" w:type="dxa"/>
            <w:tcBorders>
              <w:top w:val="nil"/>
              <w:bottom w:val="nil"/>
            </w:tcBorders>
            <w:vAlign w:val="center"/>
          </w:tcPr>
          <w:p w:rsidR="00814B3E" w:rsidRPr="00423395" w:rsidRDefault="00814B3E" w:rsidP="0045011E">
            <w:pPr>
              <w:jc w:val="center"/>
              <w:rPr>
                <w:rFonts w:ascii="Arial" w:hAnsi="Arial"/>
              </w:rPr>
            </w:pPr>
          </w:p>
        </w:tc>
        <w:tc>
          <w:tcPr>
            <w:tcW w:w="1814" w:type="dxa"/>
            <w:tcBorders>
              <w:bottom w:val="nil"/>
            </w:tcBorders>
            <w:vAlign w:val="center"/>
          </w:tcPr>
          <w:p w:rsidR="00814B3E" w:rsidRPr="00423395" w:rsidRDefault="00814B3E" w:rsidP="0045011E">
            <w:pPr>
              <w:jc w:val="center"/>
              <w:rPr>
                <w:rFonts w:ascii="Arial" w:hAnsi="Arial"/>
                <w:sz w:val="18"/>
              </w:rPr>
            </w:pPr>
          </w:p>
        </w:tc>
        <w:tc>
          <w:tcPr>
            <w:tcW w:w="1021" w:type="dxa"/>
            <w:tcBorders>
              <w:bottom w:val="nil"/>
            </w:tcBorders>
            <w:vAlign w:val="center"/>
          </w:tcPr>
          <w:p w:rsidR="00814B3E" w:rsidRPr="00423395" w:rsidRDefault="00814B3E" w:rsidP="0045011E">
            <w:pPr>
              <w:jc w:val="center"/>
              <w:rPr>
                <w:rFonts w:ascii="Arial" w:hAnsi="Arial"/>
              </w:rPr>
            </w:pPr>
          </w:p>
        </w:tc>
        <w:tc>
          <w:tcPr>
            <w:tcW w:w="1531" w:type="dxa"/>
            <w:tcBorders>
              <w:bottom w:val="nil"/>
            </w:tcBorders>
            <w:vAlign w:val="center"/>
          </w:tcPr>
          <w:p w:rsidR="00814B3E" w:rsidRPr="00423395" w:rsidRDefault="00814B3E" w:rsidP="0045011E">
            <w:pPr>
              <w:jc w:val="center"/>
              <w:rPr>
                <w:rFonts w:ascii="Arial" w:hAnsi="Arial"/>
              </w:rPr>
            </w:pPr>
          </w:p>
        </w:tc>
      </w:tr>
      <w:tr w:rsidR="00814B3E" w:rsidRPr="00423395" w:rsidTr="0045011E">
        <w:tblPrEx>
          <w:tblCellMar>
            <w:top w:w="0" w:type="dxa"/>
            <w:bottom w:w="0" w:type="dxa"/>
          </w:tblCellMar>
        </w:tblPrEx>
        <w:trPr>
          <w:trHeight w:val="500"/>
        </w:trPr>
        <w:tc>
          <w:tcPr>
            <w:tcW w:w="1814" w:type="dxa"/>
            <w:tcBorders>
              <w:top w:val="single" w:sz="8" w:space="0" w:color="auto"/>
            </w:tcBorders>
            <w:vAlign w:val="center"/>
          </w:tcPr>
          <w:p w:rsidR="00814B3E" w:rsidRPr="00423395" w:rsidRDefault="00814B3E" w:rsidP="0045011E">
            <w:pPr>
              <w:pStyle w:val="Header"/>
              <w:tabs>
                <w:tab w:val="clear" w:pos="4536"/>
                <w:tab w:val="clear" w:pos="9072"/>
              </w:tabs>
              <w:rPr>
                <w:rFonts w:ascii="Arial" w:hAnsi="Arial"/>
                <w:sz w:val="22"/>
              </w:rPr>
            </w:pPr>
          </w:p>
        </w:tc>
        <w:tc>
          <w:tcPr>
            <w:tcW w:w="1021" w:type="dxa"/>
            <w:tcBorders>
              <w:top w:val="single" w:sz="8" w:space="0" w:color="auto"/>
            </w:tcBorders>
            <w:vAlign w:val="center"/>
          </w:tcPr>
          <w:p w:rsidR="00814B3E" w:rsidRPr="00423395" w:rsidRDefault="00814B3E" w:rsidP="0045011E">
            <w:pPr>
              <w:rPr>
                <w:rFonts w:ascii="Arial" w:hAnsi="Arial"/>
              </w:rPr>
            </w:pPr>
          </w:p>
        </w:tc>
        <w:tc>
          <w:tcPr>
            <w:tcW w:w="1529" w:type="dxa"/>
            <w:tcBorders>
              <w:top w:val="single" w:sz="8" w:space="0" w:color="auto"/>
            </w:tcBorders>
            <w:vAlign w:val="center"/>
          </w:tcPr>
          <w:p w:rsidR="00814B3E" w:rsidRPr="00423395" w:rsidRDefault="00814B3E" w:rsidP="0045011E">
            <w:pPr>
              <w:rPr>
                <w:rFonts w:ascii="Arial" w:hAnsi="Arial"/>
              </w:rPr>
            </w:pPr>
          </w:p>
        </w:tc>
        <w:tc>
          <w:tcPr>
            <w:tcW w:w="425" w:type="dxa"/>
            <w:tcBorders>
              <w:top w:val="nil"/>
              <w:bottom w:val="nil"/>
            </w:tcBorders>
            <w:vAlign w:val="center"/>
          </w:tcPr>
          <w:p w:rsidR="00814B3E" w:rsidRPr="00423395" w:rsidRDefault="00814B3E" w:rsidP="0045011E">
            <w:pPr>
              <w:rPr>
                <w:rFonts w:ascii="Arial" w:hAnsi="Arial"/>
              </w:rPr>
            </w:pPr>
          </w:p>
        </w:tc>
        <w:tc>
          <w:tcPr>
            <w:tcW w:w="1814" w:type="dxa"/>
            <w:tcBorders>
              <w:top w:val="single" w:sz="8" w:space="0" w:color="auto"/>
            </w:tcBorders>
            <w:vAlign w:val="center"/>
          </w:tcPr>
          <w:p w:rsidR="00814B3E" w:rsidRPr="00423395" w:rsidRDefault="00814B3E" w:rsidP="0045011E">
            <w:pPr>
              <w:rPr>
                <w:rFonts w:ascii="Arial" w:hAnsi="Arial"/>
              </w:rPr>
            </w:pPr>
          </w:p>
        </w:tc>
        <w:tc>
          <w:tcPr>
            <w:tcW w:w="1021" w:type="dxa"/>
            <w:tcBorders>
              <w:top w:val="single" w:sz="8" w:space="0" w:color="auto"/>
            </w:tcBorders>
            <w:vAlign w:val="center"/>
          </w:tcPr>
          <w:p w:rsidR="00814B3E" w:rsidRPr="00423395" w:rsidRDefault="00814B3E" w:rsidP="0045011E">
            <w:pPr>
              <w:rPr>
                <w:rFonts w:ascii="Arial" w:hAnsi="Arial"/>
              </w:rPr>
            </w:pPr>
          </w:p>
        </w:tc>
        <w:tc>
          <w:tcPr>
            <w:tcW w:w="1531" w:type="dxa"/>
            <w:tcBorders>
              <w:top w:val="single" w:sz="8" w:space="0" w:color="auto"/>
            </w:tcBorders>
            <w:vAlign w:val="center"/>
          </w:tcPr>
          <w:p w:rsidR="00814B3E" w:rsidRPr="00423395" w:rsidRDefault="00814B3E" w:rsidP="0045011E">
            <w:pPr>
              <w:rPr>
                <w:rFonts w:ascii="Arial" w:hAnsi="Arial"/>
              </w:rPr>
            </w:pPr>
          </w:p>
        </w:tc>
      </w:tr>
      <w:tr w:rsidR="00814B3E" w:rsidRPr="00423395" w:rsidTr="0045011E">
        <w:tblPrEx>
          <w:tblCellMar>
            <w:top w:w="0" w:type="dxa"/>
            <w:bottom w:w="0" w:type="dxa"/>
          </w:tblCellMar>
        </w:tblPrEx>
        <w:trPr>
          <w:trHeight w:val="500"/>
        </w:trPr>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29" w:type="dxa"/>
            <w:vAlign w:val="center"/>
          </w:tcPr>
          <w:p w:rsidR="00814B3E" w:rsidRPr="00423395" w:rsidRDefault="00814B3E" w:rsidP="0045011E">
            <w:pPr>
              <w:rPr>
                <w:rFonts w:ascii="Arial" w:hAnsi="Arial"/>
              </w:rPr>
            </w:pPr>
          </w:p>
        </w:tc>
        <w:tc>
          <w:tcPr>
            <w:tcW w:w="425" w:type="dxa"/>
            <w:tcBorders>
              <w:top w:val="nil"/>
              <w:bottom w:val="nil"/>
            </w:tcBorders>
            <w:vAlign w:val="center"/>
          </w:tcPr>
          <w:p w:rsidR="00814B3E" w:rsidRPr="00423395" w:rsidRDefault="00814B3E" w:rsidP="0045011E">
            <w:pPr>
              <w:rPr>
                <w:rFonts w:ascii="Arial" w:hAnsi="Arial"/>
              </w:rPr>
            </w:pPr>
          </w:p>
        </w:tc>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31" w:type="dxa"/>
            <w:vAlign w:val="center"/>
          </w:tcPr>
          <w:p w:rsidR="00814B3E" w:rsidRPr="00423395" w:rsidRDefault="00814B3E" w:rsidP="0045011E">
            <w:pPr>
              <w:rPr>
                <w:rFonts w:ascii="Arial" w:hAnsi="Arial"/>
              </w:rPr>
            </w:pPr>
          </w:p>
        </w:tc>
      </w:tr>
      <w:tr w:rsidR="00814B3E" w:rsidRPr="00423395" w:rsidTr="0045011E">
        <w:tblPrEx>
          <w:tblCellMar>
            <w:top w:w="0" w:type="dxa"/>
            <w:bottom w:w="0" w:type="dxa"/>
          </w:tblCellMar>
        </w:tblPrEx>
        <w:trPr>
          <w:trHeight w:val="500"/>
        </w:trPr>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29" w:type="dxa"/>
            <w:vAlign w:val="center"/>
          </w:tcPr>
          <w:p w:rsidR="00814B3E" w:rsidRPr="00423395" w:rsidRDefault="00814B3E" w:rsidP="0045011E">
            <w:pPr>
              <w:rPr>
                <w:rFonts w:ascii="Arial" w:hAnsi="Arial"/>
              </w:rPr>
            </w:pPr>
          </w:p>
        </w:tc>
        <w:tc>
          <w:tcPr>
            <w:tcW w:w="425" w:type="dxa"/>
            <w:tcBorders>
              <w:top w:val="nil"/>
              <w:bottom w:val="nil"/>
            </w:tcBorders>
            <w:vAlign w:val="center"/>
          </w:tcPr>
          <w:p w:rsidR="00814B3E" w:rsidRPr="00423395" w:rsidRDefault="00814B3E" w:rsidP="0045011E">
            <w:pPr>
              <w:rPr>
                <w:rFonts w:ascii="Arial" w:hAnsi="Arial"/>
              </w:rPr>
            </w:pPr>
          </w:p>
        </w:tc>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31" w:type="dxa"/>
            <w:vAlign w:val="center"/>
          </w:tcPr>
          <w:p w:rsidR="00814B3E" w:rsidRPr="00423395" w:rsidRDefault="00814B3E" w:rsidP="0045011E">
            <w:pPr>
              <w:rPr>
                <w:rFonts w:ascii="Arial" w:hAnsi="Arial"/>
              </w:rPr>
            </w:pPr>
          </w:p>
        </w:tc>
      </w:tr>
      <w:tr w:rsidR="00814B3E" w:rsidRPr="00423395" w:rsidTr="0045011E">
        <w:tblPrEx>
          <w:tblCellMar>
            <w:top w:w="0" w:type="dxa"/>
            <w:bottom w:w="0" w:type="dxa"/>
          </w:tblCellMar>
        </w:tblPrEx>
        <w:trPr>
          <w:trHeight w:val="500"/>
        </w:trPr>
        <w:tc>
          <w:tcPr>
            <w:tcW w:w="1814" w:type="dxa"/>
            <w:vAlign w:val="center"/>
          </w:tcPr>
          <w:p w:rsidR="00814B3E" w:rsidRPr="00423395" w:rsidRDefault="00814B3E" w:rsidP="0045011E">
            <w:pPr>
              <w:pStyle w:val="Header"/>
              <w:tabs>
                <w:tab w:val="clear" w:pos="4536"/>
                <w:tab w:val="clear" w:pos="9072"/>
              </w:tabs>
              <w:rPr>
                <w:rFonts w:ascii="Arial" w:hAnsi="Arial"/>
                <w:sz w:val="22"/>
              </w:rPr>
            </w:pPr>
          </w:p>
        </w:tc>
        <w:tc>
          <w:tcPr>
            <w:tcW w:w="1021" w:type="dxa"/>
            <w:vAlign w:val="center"/>
          </w:tcPr>
          <w:p w:rsidR="00814B3E" w:rsidRPr="00423395" w:rsidRDefault="00814B3E" w:rsidP="0045011E">
            <w:pPr>
              <w:rPr>
                <w:rFonts w:ascii="Arial" w:hAnsi="Arial"/>
              </w:rPr>
            </w:pPr>
          </w:p>
        </w:tc>
        <w:tc>
          <w:tcPr>
            <w:tcW w:w="1529" w:type="dxa"/>
            <w:vAlign w:val="center"/>
          </w:tcPr>
          <w:p w:rsidR="00814B3E" w:rsidRPr="00423395" w:rsidRDefault="00814B3E" w:rsidP="0045011E">
            <w:pPr>
              <w:rPr>
                <w:rFonts w:ascii="Arial" w:hAnsi="Arial"/>
              </w:rPr>
            </w:pPr>
          </w:p>
        </w:tc>
        <w:tc>
          <w:tcPr>
            <w:tcW w:w="425" w:type="dxa"/>
            <w:tcBorders>
              <w:top w:val="nil"/>
              <w:bottom w:val="nil"/>
            </w:tcBorders>
            <w:vAlign w:val="center"/>
          </w:tcPr>
          <w:p w:rsidR="00814B3E" w:rsidRPr="00423395" w:rsidRDefault="00814B3E" w:rsidP="0045011E">
            <w:pPr>
              <w:rPr>
                <w:rFonts w:ascii="Arial" w:hAnsi="Arial"/>
              </w:rPr>
            </w:pPr>
          </w:p>
        </w:tc>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31" w:type="dxa"/>
            <w:vAlign w:val="center"/>
          </w:tcPr>
          <w:p w:rsidR="00814B3E" w:rsidRPr="00423395" w:rsidRDefault="00814B3E" w:rsidP="0045011E">
            <w:pPr>
              <w:rPr>
                <w:rFonts w:ascii="Arial" w:hAnsi="Arial"/>
              </w:rPr>
            </w:pPr>
          </w:p>
        </w:tc>
      </w:tr>
      <w:tr w:rsidR="00814B3E" w:rsidRPr="00423395" w:rsidTr="0045011E">
        <w:tblPrEx>
          <w:tblCellMar>
            <w:top w:w="0" w:type="dxa"/>
            <w:bottom w:w="0" w:type="dxa"/>
          </w:tblCellMar>
        </w:tblPrEx>
        <w:trPr>
          <w:trHeight w:val="500"/>
        </w:trPr>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29" w:type="dxa"/>
            <w:vAlign w:val="center"/>
          </w:tcPr>
          <w:p w:rsidR="00814B3E" w:rsidRPr="00423395" w:rsidRDefault="00814B3E" w:rsidP="0045011E">
            <w:pPr>
              <w:rPr>
                <w:rFonts w:ascii="Arial" w:hAnsi="Arial"/>
              </w:rPr>
            </w:pPr>
          </w:p>
        </w:tc>
        <w:tc>
          <w:tcPr>
            <w:tcW w:w="425" w:type="dxa"/>
            <w:tcBorders>
              <w:top w:val="nil"/>
              <w:bottom w:val="nil"/>
            </w:tcBorders>
            <w:vAlign w:val="center"/>
          </w:tcPr>
          <w:p w:rsidR="00814B3E" w:rsidRPr="00423395" w:rsidRDefault="00814B3E" w:rsidP="0045011E">
            <w:pPr>
              <w:rPr>
                <w:rFonts w:ascii="Arial" w:hAnsi="Arial"/>
              </w:rPr>
            </w:pPr>
          </w:p>
        </w:tc>
        <w:tc>
          <w:tcPr>
            <w:tcW w:w="1814" w:type="dxa"/>
            <w:vAlign w:val="center"/>
          </w:tcPr>
          <w:p w:rsidR="00814B3E" w:rsidRPr="00423395" w:rsidRDefault="00814B3E" w:rsidP="0045011E">
            <w:pPr>
              <w:rPr>
                <w:rFonts w:ascii="Arial" w:hAnsi="Arial"/>
              </w:rPr>
            </w:pPr>
          </w:p>
        </w:tc>
        <w:tc>
          <w:tcPr>
            <w:tcW w:w="1021" w:type="dxa"/>
            <w:vAlign w:val="center"/>
          </w:tcPr>
          <w:p w:rsidR="00814B3E" w:rsidRPr="00423395" w:rsidRDefault="00814B3E" w:rsidP="0045011E">
            <w:pPr>
              <w:rPr>
                <w:rFonts w:ascii="Arial" w:hAnsi="Arial"/>
              </w:rPr>
            </w:pPr>
          </w:p>
        </w:tc>
        <w:tc>
          <w:tcPr>
            <w:tcW w:w="1531" w:type="dxa"/>
            <w:vAlign w:val="center"/>
          </w:tcPr>
          <w:p w:rsidR="00814B3E" w:rsidRPr="00423395" w:rsidRDefault="00814B3E" w:rsidP="0045011E">
            <w:pPr>
              <w:rPr>
                <w:rFonts w:ascii="Arial" w:hAnsi="Arial"/>
              </w:rPr>
            </w:pPr>
          </w:p>
        </w:tc>
      </w:tr>
      <w:tr w:rsidR="00C069B7" w:rsidRPr="00423395" w:rsidTr="008C6A1B">
        <w:tblPrEx>
          <w:tblCellMar>
            <w:top w:w="0" w:type="dxa"/>
            <w:bottom w:w="0" w:type="dxa"/>
          </w:tblCellMar>
        </w:tblPrEx>
        <w:trPr>
          <w:trHeight w:val="515"/>
        </w:trPr>
        <w:tc>
          <w:tcPr>
            <w:tcW w:w="1814" w:type="dxa"/>
            <w:tcBorders>
              <w:bottom w:val="nil"/>
            </w:tcBorders>
            <w:vAlign w:val="center"/>
          </w:tcPr>
          <w:p w:rsidR="00C069B7" w:rsidRPr="00423395" w:rsidRDefault="00C069B7" w:rsidP="008C6A1B">
            <w:pPr>
              <w:jc w:val="center"/>
              <w:rPr>
                <w:rFonts w:ascii="Arial" w:hAnsi="Arial"/>
              </w:rPr>
            </w:pPr>
          </w:p>
        </w:tc>
        <w:tc>
          <w:tcPr>
            <w:tcW w:w="1021" w:type="dxa"/>
            <w:tcBorders>
              <w:bottom w:val="nil"/>
            </w:tcBorders>
            <w:vAlign w:val="center"/>
          </w:tcPr>
          <w:p w:rsidR="00C069B7" w:rsidRPr="00423395" w:rsidRDefault="00C069B7" w:rsidP="008C6A1B">
            <w:pPr>
              <w:jc w:val="center"/>
              <w:rPr>
                <w:rFonts w:ascii="Arial" w:hAnsi="Arial"/>
              </w:rPr>
            </w:pPr>
          </w:p>
        </w:tc>
        <w:tc>
          <w:tcPr>
            <w:tcW w:w="1529" w:type="dxa"/>
            <w:tcBorders>
              <w:bottom w:val="nil"/>
            </w:tcBorders>
            <w:vAlign w:val="center"/>
          </w:tcPr>
          <w:p w:rsidR="00C069B7" w:rsidRPr="00423395" w:rsidRDefault="00C069B7" w:rsidP="008C6A1B">
            <w:pPr>
              <w:jc w:val="center"/>
              <w:rPr>
                <w:rFonts w:ascii="Arial" w:hAnsi="Arial"/>
              </w:rPr>
            </w:pPr>
          </w:p>
        </w:tc>
        <w:tc>
          <w:tcPr>
            <w:tcW w:w="425" w:type="dxa"/>
            <w:tcBorders>
              <w:top w:val="nil"/>
              <w:bottom w:val="nil"/>
            </w:tcBorders>
            <w:vAlign w:val="center"/>
          </w:tcPr>
          <w:p w:rsidR="00C069B7" w:rsidRPr="00423395" w:rsidRDefault="00C069B7" w:rsidP="008C6A1B">
            <w:pPr>
              <w:jc w:val="center"/>
              <w:rPr>
                <w:rFonts w:ascii="Arial" w:hAnsi="Arial"/>
              </w:rPr>
            </w:pPr>
          </w:p>
        </w:tc>
        <w:tc>
          <w:tcPr>
            <w:tcW w:w="1814" w:type="dxa"/>
            <w:tcBorders>
              <w:bottom w:val="nil"/>
            </w:tcBorders>
            <w:vAlign w:val="center"/>
          </w:tcPr>
          <w:p w:rsidR="00C069B7" w:rsidRPr="00423395" w:rsidRDefault="00C069B7" w:rsidP="008C6A1B">
            <w:pPr>
              <w:jc w:val="center"/>
              <w:rPr>
                <w:rFonts w:ascii="Arial" w:hAnsi="Arial"/>
                <w:sz w:val="18"/>
              </w:rPr>
            </w:pPr>
          </w:p>
        </w:tc>
        <w:tc>
          <w:tcPr>
            <w:tcW w:w="1021" w:type="dxa"/>
            <w:tcBorders>
              <w:bottom w:val="nil"/>
            </w:tcBorders>
            <w:vAlign w:val="center"/>
          </w:tcPr>
          <w:p w:rsidR="00C069B7" w:rsidRPr="00423395" w:rsidRDefault="00C069B7" w:rsidP="008C6A1B">
            <w:pPr>
              <w:jc w:val="center"/>
              <w:rPr>
                <w:rFonts w:ascii="Arial" w:hAnsi="Arial"/>
              </w:rPr>
            </w:pPr>
          </w:p>
        </w:tc>
        <w:tc>
          <w:tcPr>
            <w:tcW w:w="1531" w:type="dxa"/>
            <w:tcBorders>
              <w:bottom w:val="nil"/>
            </w:tcBorders>
            <w:vAlign w:val="center"/>
          </w:tcPr>
          <w:p w:rsidR="00C069B7" w:rsidRPr="00423395" w:rsidRDefault="00C069B7" w:rsidP="008C6A1B">
            <w:pPr>
              <w:jc w:val="center"/>
              <w:rPr>
                <w:rFonts w:ascii="Arial" w:hAnsi="Arial"/>
              </w:rPr>
            </w:pPr>
          </w:p>
        </w:tc>
      </w:tr>
      <w:tr w:rsidR="00C069B7" w:rsidRPr="00423395" w:rsidTr="008C6A1B">
        <w:tblPrEx>
          <w:tblCellMar>
            <w:top w:w="0" w:type="dxa"/>
            <w:bottom w:w="0" w:type="dxa"/>
          </w:tblCellMar>
        </w:tblPrEx>
        <w:trPr>
          <w:trHeight w:val="500"/>
        </w:trPr>
        <w:tc>
          <w:tcPr>
            <w:tcW w:w="1814" w:type="dxa"/>
            <w:tcBorders>
              <w:top w:val="single" w:sz="8" w:space="0" w:color="auto"/>
            </w:tcBorders>
            <w:vAlign w:val="center"/>
          </w:tcPr>
          <w:p w:rsidR="00C069B7" w:rsidRPr="00423395" w:rsidRDefault="00C069B7" w:rsidP="008C6A1B">
            <w:pPr>
              <w:pStyle w:val="Header"/>
              <w:tabs>
                <w:tab w:val="clear" w:pos="4536"/>
                <w:tab w:val="clear" w:pos="9072"/>
              </w:tabs>
              <w:rPr>
                <w:rFonts w:ascii="Arial" w:hAnsi="Arial"/>
                <w:sz w:val="22"/>
              </w:rPr>
            </w:pPr>
          </w:p>
        </w:tc>
        <w:tc>
          <w:tcPr>
            <w:tcW w:w="1021" w:type="dxa"/>
            <w:tcBorders>
              <w:top w:val="single" w:sz="8" w:space="0" w:color="auto"/>
            </w:tcBorders>
            <w:vAlign w:val="center"/>
          </w:tcPr>
          <w:p w:rsidR="00C069B7" w:rsidRPr="00423395" w:rsidRDefault="00C069B7" w:rsidP="008C6A1B">
            <w:pPr>
              <w:rPr>
                <w:rFonts w:ascii="Arial" w:hAnsi="Arial"/>
              </w:rPr>
            </w:pPr>
          </w:p>
        </w:tc>
        <w:tc>
          <w:tcPr>
            <w:tcW w:w="1529" w:type="dxa"/>
            <w:tcBorders>
              <w:top w:val="single" w:sz="8" w:space="0" w:color="auto"/>
            </w:tcBorders>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tcBorders>
              <w:top w:val="single" w:sz="8" w:space="0" w:color="auto"/>
            </w:tcBorders>
            <w:vAlign w:val="center"/>
          </w:tcPr>
          <w:p w:rsidR="00C069B7" w:rsidRPr="00423395" w:rsidRDefault="00C069B7" w:rsidP="008C6A1B">
            <w:pPr>
              <w:rPr>
                <w:rFonts w:ascii="Arial" w:hAnsi="Arial"/>
              </w:rPr>
            </w:pPr>
          </w:p>
        </w:tc>
        <w:tc>
          <w:tcPr>
            <w:tcW w:w="1021" w:type="dxa"/>
            <w:tcBorders>
              <w:top w:val="single" w:sz="8" w:space="0" w:color="auto"/>
            </w:tcBorders>
            <w:vAlign w:val="center"/>
          </w:tcPr>
          <w:p w:rsidR="00C069B7" w:rsidRPr="00423395" w:rsidRDefault="00C069B7" w:rsidP="008C6A1B">
            <w:pPr>
              <w:rPr>
                <w:rFonts w:ascii="Arial" w:hAnsi="Arial"/>
              </w:rPr>
            </w:pPr>
          </w:p>
        </w:tc>
        <w:tc>
          <w:tcPr>
            <w:tcW w:w="1531" w:type="dxa"/>
            <w:tcBorders>
              <w:top w:val="single" w:sz="8" w:space="0" w:color="auto"/>
            </w:tcBorders>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00"/>
        </w:trPr>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29" w:type="dxa"/>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31" w:type="dxa"/>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00"/>
        </w:trPr>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29" w:type="dxa"/>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31" w:type="dxa"/>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00"/>
        </w:trPr>
        <w:tc>
          <w:tcPr>
            <w:tcW w:w="1814" w:type="dxa"/>
            <w:vAlign w:val="center"/>
          </w:tcPr>
          <w:p w:rsidR="00C069B7" w:rsidRPr="00423395" w:rsidRDefault="00C069B7" w:rsidP="008C6A1B">
            <w:pPr>
              <w:pStyle w:val="Header"/>
              <w:tabs>
                <w:tab w:val="clear" w:pos="4536"/>
                <w:tab w:val="clear" w:pos="9072"/>
              </w:tabs>
              <w:rPr>
                <w:rFonts w:ascii="Arial" w:hAnsi="Arial"/>
                <w:sz w:val="22"/>
              </w:rPr>
            </w:pPr>
          </w:p>
        </w:tc>
        <w:tc>
          <w:tcPr>
            <w:tcW w:w="1021" w:type="dxa"/>
            <w:vAlign w:val="center"/>
          </w:tcPr>
          <w:p w:rsidR="00C069B7" w:rsidRPr="00423395" w:rsidRDefault="00C069B7" w:rsidP="008C6A1B">
            <w:pPr>
              <w:rPr>
                <w:rFonts w:ascii="Arial" w:hAnsi="Arial"/>
              </w:rPr>
            </w:pPr>
          </w:p>
        </w:tc>
        <w:tc>
          <w:tcPr>
            <w:tcW w:w="1529" w:type="dxa"/>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31" w:type="dxa"/>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00"/>
        </w:trPr>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29" w:type="dxa"/>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31" w:type="dxa"/>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15"/>
        </w:trPr>
        <w:tc>
          <w:tcPr>
            <w:tcW w:w="1814" w:type="dxa"/>
            <w:tcBorders>
              <w:bottom w:val="nil"/>
            </w:tcBorders>
            <w:vAlign w:val="center"/>
          </w:tcPr>
          <w:p w:rsidR="00C069B7" w:rsidRPr="00423395" w:rsidRDefault="00C069B7" w:rsidP="008C6A1B">
            <w:pPr>
              <w:jc w:val="center"/>
              <w:rPr>
                <w:rFonts w:ascii="Arial" w:hAnsi="Arial"/>
              </w:rPr>
            </w:pPr>
          </w:p>
        </w:tc>
        <w:tc>
          <w:tcPr>
            <w:tcW w:w="1021" w:type="dxa"/>
            <w:tcBorders>
              <w:bottom w:val="nil"/>
            </w:tcBorders>
            <w:vAlign w:val="center"/>
          </w:tcPr>
          <w:p w:rsidR="00C069B7" w:rsidRPr="00423395" w:rsidRDefault="00C069B7" w:rsidP="008C6A1B">
            <w:pPr>
              <w:jc w:val="center"/>
              <w:rPr>
                <w:rFonts w:ascii="Arial" w:hAnsi="Arial"/>
              </w:rPr>
            </w:pPr>
          </w:p>
        </w:tc>
        <w:tc>
          <w:tcPr>
            <w:tcW w:w="1529" w:type="dxa"/>
            <w:tcBorders>
              <w:bottom w:val="nil"/>
            </w:tcBorders>
            <w:vAlign w:val="center"/>
          </w:tcPr>
          <w:p w:rsidR="00C069B7" w:rsidRPr="00423395" w:rsidRDefault="00C069B7" w:rsidP="008C6A1B">
            <w:pPr>
              <w:jc w:val="center"/>
              <w:rPr>
                <w:rFonts w:ascii="Arial" w:hAnsi="Arial"/>
              </w:rPr>
            </w:pPr>
          </w:p>
        </w:tc>
        <w:tc>
          <w:tcPr>
            <w:tcW w:w="425" w:type="dxa"/>
            <w:tcBorders>
              <w:top w:val="nil"/>
              <w:bottom w:val="nil"/>
            </w:tcBorders>
            <w:vAlign w:val="center"/>
          </w:tcPr>
          <w:p w:rsidR="00C069B7" w:rsidRPr="00423395" w:rsidRDefault="00C069B7" w:rsidP="008C6A1B">
            <w:pPr>
              <w:jc w:val="center"/>
              <w:rPr>
                <w:rFonts w:ascii="Arial" w:hAnsi="Arial"/>
              </w:rPr>
            </w:pPr>
          </w:p>
        </w:tc>
        <w:tc>
          <w:tcPr>
            <w:tcW w:w="1814" w:type="dxa"/>
            <w:tcBorders>
              <w:bottom w:val="nil"/>
            </w:tcBorders>
            <w:vAlign w:val="center"/>
          </w:tcPr>
          <w:p w:rsidR="00C069B7" w:rsidRPr="00423395" w:rsidRDefault="00C069B7" w:rsidP="008C6A1B">
            <w:pPr>
              <w:jc w:val="center"/>
              <w:rPr>
                <w:rFonts w:ascii="Arial" w:hAnsi="Arial"/>
                <w:sz w:val="18"/>
              </w:rPr>
            </w:pPr>
          </w:p>
        </w:tc>
        <w:tc>
          <w:tcPr>
            <w:tcW w:w="1021" w:type="dxa"/>
            <w:tcBorders>
              <w:bottom w:val="nil"/>
            </w:tcBorders>
            <w:vAlign w:val="center"/>
          </w:tcPr>
          <w:p w:rsidR="00C069B7" w:rsidRPr="00423395" w:rsidRDefault="00C069B7" w:rsidP="008C6A1B">
            <w:pPr>
              <w:jc w:val="center"/>
              <w:rPr>
                <w:rFonts w:ascii="Arial" w:hAnsi="Arial"/>
              </w:rPr>
            </w:pPr>
          </w:p>
        </w:tc>
        <w:tc>
          <w:tcPr>
            <w:tcW w:w="1531" w:type="dxa"/>
            <w:tcBorders>
              <w:bottom w:val="nil"/>
            </w:tcBorders>
            <w:vAlign w:val="center"/>
          </w:tcPr>
          <w:p w:rsidR="00C069B7" w:rsidRPr="00423395" w:rsidRDefault="00C069B7" w:rsidP="008C6A1B">
            <w:pPr>
              <w:jc w:val="center"/>
              <w:rPr>
                <w:rFonts w:ascii="Arial" w:hAnsi="Arial"/>
              </w:rPr>
            </w:pPr>
          </w:p>
        </w:tc>
      </w:tr>
      <w:tr w:rsidR="00C069B7" w:rsidRPr="00423395" w:rsidTr="008C6A1B">
        <w:tblPrEx>
          <w:tblCellMar>
            <w:top w:w="0" w:type="dxa"/>
            <w:bottom w:w="0" w:type="dxa"/>
          </w:tblCellMar>
        </w:tblPrEx>
        <w:trPr>
          <w:trHeight w:val="500"/>
        </w:trPr>
        <w:tc>
          <w:tcPr>
            <w:tcW w:w="1814" w:type="dxa"/>
            <w:tcBorders>
              <w:top w:val="single" w:sz="8" w:space="0" w:color="auto"/>
            </w:tcBorders>
            <w:vAlign w:val="center"/>
          </w:tcPr>
          <w:p w:rsidR="00C069B7" w:rsidRPr="00423395" w:rsidRDefault="00C069B7" w:rsidP="008C6A1B">
            <w:pPr>
              <w:pStyle w:val="Header"/>
              <w:tabs>
                <w:tab w:val="clear" w:pos="4536"/>
                <w:tab w:val="clear" w:pos="9072"/>
              </w:tabs>
              <w:rPr>
                <w:rFonts w:ascii="Arial" w:hAnsi="Arial"/>
                <w:sz w:val="22"/>
              </w:rPr>
            </w:pPr>
          </w:p>
        </w:tc>
        <w:tc>
          <w:tcPr>
            <w:tcW w:w="1021" w:type="dxa"/>
            <w:tcBorders>
              <w:top w:val="single" w:sz="8" w:space="0" w:color="auto"/>
            </w:tcBorders>
            <w:vAlign w:val="center"/>
          </w:tcPr>
          <w:p w:rsidR="00C069B7" w:rsidRPr="00423395" w:rsidRDefault="00C069B7" w:rsidP="008C6A1B">
            <w:pPr>
              <w:rPr>
                <w:rFonts w:ascii="Arial" w:hAnsi="Arial"/>
              </w:rPr>
            </w:pPr>
          </w:p>
        </w:tc>
        <w:tc>
          <w:tcPr>
            <w:tcW w:w="1529" w:type="dxa"/>
            <w:tcBorders>
              <w:top w:val="single" w:sz="8" w:space="0" w:color="auto"/>
            </w:tcBorders>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tcBorders>
              <w:top w:val="single" w:sz="8" w:space="0" w:color="auto"/>
            </w:tcBorders>
            <w:vAlign w:val="center"/>
          </w:tcPr>
          <w:p w:rsidR="00C069B7" w:rsidRPr="00423395" w:rsidRDefault="00C069B7" w:rsidP="008C6A1B">
            <w:pPr>
              <w:rPr>
                <w:rFonts w:ascii="Arial" w:hAnsi="Arial"/>
              </w:rPr>
            </w:pPr>
          </w:p>
        </w:tc>
        <w:tc>
          <w:tcPr>
            <w:tcW w:w="1021" w:type="dxa"/>
            <w:tcBorders>
              <w:top w:val="single" w:sz="8" w:space="0" w:color="auto"/>
            </w:tcBorders>
            <w:vAlign w:val="center"/>
          </w:tcPr>
          <w:p w:rsidR="00C069B7" w:rsidRPr="00423395" w:rsidRDefault="00C069B7" w:rsidP="008C6A1B">
            <w:pPr>
              <w:rPr>
                <w:rFonts w:ascii="Arial" w:hAnsi="Arial"/>
              </w:rPr>
            </w:pPr>
          </w:p>
        </w:tc>
        <w:tc>
          <w:tcPr>
            <w:tcW w:w="1531" w:type="dxa"/>
            <w:tcBorders>
              <w:top w:val="single" w:sz="8" w:space="0" w:color="auto"/>
            </w:tcBorders>
            <w:vAlign w:val="center"/>
          </w:tcPr>
          <w:p w:rsidR="00C069B7" w:rsidRPr="00423395" w:rsidRDefault="00C069B7" w:rsidP="008C6A1B">
            <w:pPr>
              <w:rPr>
                <w:rFonts w:ascii="Arial" w:hAnsi="Arial"/>
              </w:rPr>
            </w:pPr>
          </w:p>
        </w:tc>
      </w:tr>
      <w:tr w:rsidR="00C069B7" w:rsidRPr="00423395" w:rsidTr="008C6A1B">
        <w:tblPrEx>
          <w:tblCellMar>
            <w:top w:w="0" w:type="dxa"/>
            <w:bottom w:w="0" w:type="dxa"/>
          </w:tblCellMar>
        </w:tblPrEx>
        <w:trPr>
          <w:trHeight w:val="500"/>
        </w:trPr>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29" w:type="dxa"/>
            <w:vAlign w:val="center"/>
          </w:tcPr>
          <w:p w:rsidR="00C069B7" w:rsidRPr="00423395" w:rsidRDefault="00C069B7" w:rsidP="008C6A1B">
            <w:pPr>
              <w:rPr>
                <w:rFonts w:ascii="Arial" w:hAnsi="Arial"/>
              </w:rPr>
            </w:pPr>
          </w:p>
        </w:tc>
        <w:tc>
          <w:tcPr>
            <w:tcW w:w="425" w:type="dxa"/>
            <w:tcBorders>
              <w:top w:val="nil"/>
              <w:bottom w:val="nil"/>
            </w:tcBorders>
            <w:vAlign w:val="center"/>
          </w:tcPr>
          <w:p w:rsidR="00C069B7" w:rsidRPr="00423395" w:rsidRDefault="00C069B7" w:rsidP="008C6A1B">
            <w:pPr>
              <w:rPr>
                <w:rFonts w:ascii="Arial" w:hAnsi="Arial"/>
              </w:rPr>
            </w:pPr>
          </w:p>
        </w:tc>
        <w:tc>
          <w:tcPr>
            <w:tcW w:w="1814" w:type="dxa"/>
            <w:vAlign w:val="center"/>
          </w:tcPr>
          <w:p w:rsidR="00C069B7" w:rsidRPr="00423395" w:rsidRDefault="00C069B7" w:rsidP="008C6A1B">
            <w:pPr>
              <w:rPr>
                <w:rFonts w:ascii="Arial" w:hAnsi="Arial"/>
              </w:rPr>
            </w:pPr>
          </w:p>
        </w:tc>
        <w:tc>
          <w:tcPr>
            <w:tcW w:w="1021" w:type="dxa"/>
            <w:vAlign w:val="center"/>
          </w:tcPr>
          <w:p w:rsidR="00C069B7" w:rsidRPr="00423395" w:rsidRDefault="00C069B7" w:rsidP="008C6A1B">
            <w:pPr>
              <w:rPr>
                <w:rFonts w:ascii="Arial" w:hAnsi="Arial"/>
              </w:rPr>
            </w:pPr>
          </w:p>
        </w:tc>
        <w:tc>
          <w:tcPr>
            <w:tcW w:w="1531" w:type="dxa"/>
            <w:vAlign w:val="center"/>
          </w:tcPr>
          <w:p w:rsidR="00C069B7" w:rsidRPr="00423395" w:rsidRDefault="00C069B7" w:rsidP="008C6A1B">
            <w:pPr>
              <w:rPr>
                <w:rFonts w:ascii="Arial" w:hAnsi="Arial"/>
              </w:rPr>
            </w:pPr>
          </w:p>
        </w:tc>
      </w:tr>
    </w:tbl>
    <w:p w:rsidR="00814B3E" w:rsidRPr="00423395" w:rsidRDefault="00814B3E" w:rsidP="00FA60C8">
      <w:pPr>
        <w:pStyle w:val="Header"/>
        <w:tabs>
          <w:tab w:val="clear" w:pos="4536"/>
          <w:tab w:val="clear" w:pos="9072"/>
        </w:tabs>
        <w:rPr>
          <w:rFonts w:ascii="Arial" w:hAnsi="Arial"/>
          <w:snapToGrid w:val="0"/>
          <w:sz w:val="22"/>
          <w:lang w:eastAsia="en-US"/>
        </w:rPr>
      </w:pPr>
    </w:p>
    <w:sectPr w:rsidR="00814B3E" w:rsidRPr="00423395" w:rsidSect="00B738C5">
      <w:headerReference w:type="default" r:id="rId9"/>
      <w:footerReference w:type="default" r:id="rId10"/>
      <w:headerReference w:type="first" r:id="rId11"/>
      <w:footerReference w:type="first" r:id="rId12"/>
      <w:pgSz w:w="11907" w:h="16840"/>
      <w:pgMar w:top="993" w:right="1134" w:bottom="993"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36ED" w:rsidRDefault="006536ED">
      <w:r>
        <w:separator/>
      </w:r>
    </w:p>
  </w:endnote>
  <w:endnote w:type="continuationSeparator" w:id="0">
    <w:p w:rsidR="006536ED" w:rsidRDefault="0065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03B" w:rsidRPr="00684FCE" w:rsidRDefault="00E9703B" w:rsidP="00684FCE">
    <w:pPr>
      <w:pStyle w:val="Footer"/>
      <w:jc w:val="center"/>
      <w:rPr>
        <w:rFonts w:ascii="Arial" w:hAnsi="Arial"/>
        <w:b/>
        <w:snapToGrid w:val="0"/>
        <w:sz w:val="16"/>
      </w:rPr>
    </w:pPr>
    <w:r w:rsidRPr="00684FCE">
      <w:rPr>
        <w:rFonts w:ascii="Arial" w:hAnsi="Arial"/>
        <w:b/>
        <w:sz w:val="14"/>
      </w:rPr>
      <w:t>Dokument je duševním majetkem FN Brno. Jeho rozmnožování a šíření informací v</w:t>
    </w:r>
    <w:r w:rsidR="003D52DF">
      <w:rPr>
        <w:rFonts w:ascii="Arial" w:hAnsi="Arial"/>
        <w:b/>
        <w:sz w:val="14"/>
      </w:rPr>
      <w:t xml:space="preserve"> </w:t>
    </w:r>
    <w:r w:rsidRPr="00684FCE">
      <w:rPr>
        <w:rFonts w:ascii="Arial" w:hAnsi="Arial"/>
        <w:b/>
        <w:sz w:val="14"/>
      </w:rPr>
      <w:t>něm obsažených mimo FN Brno je zakázáno.</w:t>
    </w:r>
  </w:p>
  <w:p w:rsidR="00E9703B" w:rsidRPr="00166DA7" w:rsidRDefault="00E9703B">
    <w:pPr>
      <w:pStyle w:val="Footer"/>
      <w:rPr>
        <w:rStyle w:val="PageNumber"/>
        <w:rFonts w:ascii="Arial" w:hAnsi="Arial"/>
        <w:sz w:val="16"/>
        <w:szCs w:val="16"/>
      </w:rPr>
    </w:pPr>
    <w:r w:rsidRPr="00166DA7">
      <w:rPr>
        <w:rFonts w:ascii="Arial" w:hAnsi="Arial"/>
        <w:b/>
        <w:snapToGrid w:val="0"/>
        <w:sz w:val="16"/>
        <w:szCs w:val="16"/>
      </w:rPr>
      <w:t xml:space="preserve">Organizační řád </w:t>
    </w:r>
    <w:r>
      <w:rPr>
        <w:rFonts w:ascii="Arial" w:hAnsi="Arial"/>
        <w:b/>
        <w:snapToGrid w:val="0"/>
        <w:sz w:val="16"/>
        <w:szCs w:val="16"/>
      </w:rPr>
      <w:t>ÚVV</w:t>
    </w:r>
    <w:r w:rsidR="001D3380">
      <w:rPr>
        <w:rFonts w:ascii="Arial" w:hAnsi="Arial"/>
        <w:b/>
        <w:snapToGrid w:val="0"/>
        <w:sz w:val="16"/>
        <w:szCs w:val="16"/>
      </w:rPr>
      <w:t xml:space="preserve"> </w:t>
    </w:r>
    <w:r w:rsidRPr="00166DA7">
      <w:rPr>
        <w:rFonts w:ascii="Arial" w:hAnsi="Arial"/>
        <w:b/>
        <w:snapToGrid w:val="0"/>
        <w:sz w:val="16"/>
        <w:szCs w:val="16"/>
      </w:rPr>
      <w:t>verze</w:t>
    </w:r>
    <w:r w:rsidR="00D312B3">
      <w:rPr>
        <w:rFonts w:ascii="Arial" w:hAnsi="Arial"/>
        <w:b/>
        <w:snapToGrid w:val="0"/>
        <w:sz w:val="16"/>
        <w:szCs w:val="16"/>
      </w:rPr>
      <w:t xml:space="preserve"> 10</w:t>
    </w:r>
    <w:r w:rsidRPr="00166DA7">
      <w:rPr>
        <w:rFonts w:ascii="Arial" w:hAnsi="Arial"/>
        <w:b/>
        <w:snapToGrid w:val="0"/>
        <w:sz w:val="16"/>
        <w:szCs w:val="16"/>
      </w:rPr>
      <w:tab/>
      <w:t>s</w:t>
    </w:r>
    <w:r w:rsidRPr="00166DA7">
      <w:rPr>
        <w:rFonts w:ascii="Arial" w:hAnsi="Arial"/>
        <w:snapToGrid w:val="0"/>
        <w:sz w:val="16"/>
        <w:szCs w:val="16"/>
      </w:rPr>
      <w:t xml:space="preserve">trana </w:t>
    </w:r>
    <w:r w:rsidRPr="00166DA7">
      <w:rPr>
        <w:rFonts w:ascii="Arial" w:hAnsi="Arial"/>
        <w:snapToGrid w:val="0"/>
        <w:sz w:val="16"/>
        <w:szCs w:val="16"/>
      </w:rPr>
      <w:fldChar w:fldCharType="begin"/>
    </w:r>
    <w:r w:rsidRPr="00166DA7">
      <w:rPr>
        <w:rFonts w:ascii="Arial" w:hAnsi="Arial"/>
        <w:snapToGrid w:val="0"/>
        <w:sz w:val="16"/>
        <w:szCs w:val="16"/>
      </w:rPr>
      <w:instrText xml:space="preserve"> PAGE </w:instrText>
    </w:r>
    <w:r w:rsidRPr="00166DA7">
      <w:rPr>
        <w:rFonts w:ascii="Arial" w:hAnsi="Arial"/>
        <w:snapToGrid w:val="0"/>
        <w:sz w:val="16"/>
        <w:szCs w:val="16"/>
      </w:rPr>
      <w:fldChar w:fldCharType="separate"/>
    </w:r>
    <w:r w:rsidR="00E975E5">
      <w:rPr>
        <w:rFonts w:ascii="Arial" w:hAnsi="Arial"/>
        <w:noProof/>
        <w:snapToGrid w:val="0"/>
        <w:sz w:val="16"/>
        <w:szCs w:val="16"/>
      </w:rPr>
      <w:t>9</w:t>
    </w:r>
    <w:r w:rsidRPr="00166DA7">
      <w:rPr>
        <w:rFonts w:ascii="Arial" w:hAnsi="Arial"/>
        <w:snapToGrid w:val="0"/>
        <w:sz w:val="16"/>
        <w:szCs w:val="16"/>
      </w:rPr>
      <w:fldChar w:fldCharType="end"/>
    </w:r>
    <w:r w:rsidRPr="00166DA7">
      <w:rPr>
        <w:rFonts w:ascii="Arial" w:hAnsi="Arial"/>
        <w:snapToGrid w:val="0"/>
        <w:sz w:val="16"/>
        <w:szCs w:val="16"/>
      </w:rPr>
      <w:t xml:space="preserve"> z </w:t>
    </w:r>
    <w:r w:rsidRPr="00166DA7">
      <w:rPr>
        <w:rStyle w:val="PageNumber"/>
        <w:rFonts w:ascii="Arial" w:hAnsi="Arial"/>
        <w:sz w:val="16"/>
        <w:szCs w:val="16"/>
      </w:rPr>
      <w:fldChar w:fldCharType="begin"/>
    </w:r>
    <w:r w:rsidRPr="00166DA7">
      <w:rPr>
        <w:rStyle w:val="PageNumber"/>
        <w:rFonts w:ascii="Arial" w:hAnsi="Arial"/>
        <w:sz w:val="16"/>
        <w:szCs w:val="16"/>
      </w:rPr>
      <w:instrText xml:space="preserve"> NUMPAGES </w:instrText>
    </w:r>
    <w:r w:rsidRPr="00166DA7">
      <w:rPr>
        <w:rStyle w:val="PageNumber"/>
        <w:rFonts w:ascii="Arial" w:hAnsi="Arial"/>
        <w:sz w:val="16"/>
        <w:szCs w:val="16"/>
      </w:rPr>
      <w:fldChar w:fldCharType="separate"/>
    </w:r>
    <w:r w:rsidR="00E975E5">
      <w:rPr>
        <w:rStyle w:val="PageNumber"/>
        <w:rFonts w:ascii="Arial" w:hAnsi="Arial"/>
        <w:noProof/>
        <w:sz w:val="16"/>
        <w:szCs w:val="16"/>
      </w:rPr>
      <w:t>9</w:t>
    </w:r>
    <w:r w:rsidRPr="00166DA7">
      <w:rPr>
        <w:rStyle w:val="PageNumber"/>
        <w:rFonts w:ascii="Arial" w:hAnsi="Arial"/>
        <w:sz w:val="16"/>
        <w:szCs w:val="16"/>
      </w:rPr>
      <w:fldChar w:fldCharType="end"/>
    </w:r>
    <w:r w:rsidRPr="00166DA7">
      <w:rPr>
        <w:rStyle w:val="PageNumber"/>
        <w:sz w:val="16"/>
        <w:szCs w:val="16"/>
      </w:rPr>
      <w:tab/>
    </w:r>
    <w:r w:rsidRPr="00166DA7">
      <w:rPr>
        <w:rStyle w:val="PageNumber"/>
        <w:rFonts w:ascii="Arial" w:hAnsi="Arial"/>
        <w:sz w:val="16"/>
        <w:szCs w:val="16"/>
      </w:rPr>
      <w:t>V</w:t>
    </w:r>
    <w:r w:rsidR="003D52DF">
      <w:rPr>
        <w:rStyle w:val="PageNumber"/>
        <w:rFonts w:ascii="Arial" w:hAnsi="Arial"/>
        <w:sz w:val="16"/>
        <w:szCs w:val="16"/>
      </w:rPr>
      <w:t xml:space="preserve"> </w:t>
    </w:r>
    <w:r w:rsidRPr="00166DA7">
      <w:rPr>
        <w:rStyle w:val="PageNumber"/>
        <w:rFonts w:ascii="Arial" w:hAnsi="Arial"/>
        <w:sz w:val="16"/>
        <w:szCs w:val="16"/>
      </w:rPr>
      <w:t>tištěné podobě neřízený dokument</w:t>
    </w:r>
  </w:p>
  <w:p w:rsidR="00E9703B" w:rsidRPr="00166DA7" w:rsidRDefault="00E9703B">
    <w:pPr>
      <w:pStyle w:val="Footer"/>
      <w:tabs>
        <w:tab w:val="clear" w:pos="9072"/>
        <w:tab w:val="right" w:pos="8931"/>
      </w:tabs>
      <w:ind w:left="7088" w:right="142" w:firstLine="5"/>
      <w:rPr>
        <w:b/>
        <w:sz w:val="16"/>
        <w:szCs w:val="16"/>
      </w:rPr>
    </w:pPr>
    <w:r w:rsidRPr="00166DA7">
      <w:rPr>
        <w:rStyle w:val="PageNumber"/>
        <w:rFonts w:ascii="Arial" w:hAnsi="Arial"/>
        <w:sz w:val="16"/>
        <w:szCs w:val="16"/>
      </w:rPr>
      <w:t>(mimo řízené kopie)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03B" w:rsidRDefault="00E9703B">
    <w:pPr>
      <w:pStyle w:val="Footer"/>
    </w:pPr>
    <w:r>
      <w:tab/>
    </w:r>
    <w:r>
      <w:rPr>
        <w:snapToGrid w:val="0"/>
      </w:rPr>
      <w:t xml:space="preserve">Strana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(celkem </w:t>
    </w:r>
    <w:r>
      <w:rPr>
        <w:snapToGrid w:val="0"/>
      </w:rPr>
      <w:fldChar w:fldCharType="begin"/>
    </w:r>
    <w:r>
      <w:rPr>
        <w:snapToGrid w:val="0"/>
      </w:rPr>
      <w:instrText xml:space="preserve"> NUMPAGES </w:instrText>
    </w:r>
    <w:r>
      <w:rPr>
        <w:snapToGrid w:val="0"/>
      </w:rPr>
      <w:fldChar w:fldCharType="separate"/>
    </w:r>
    <w:r w:rsidR="00694EBC">
      <w:rPr>
        <w:noProof/>
        <w:snapToGrid w:val="0"/>
      </w:rPr>
      <w:t>11</w:t>
    </w:r>
    <w:r>
      <w:rPr>
        <w:snapToGrid w:val="0"/>
      </w:rPr>
      <w:fldChar w:fldCharType="end"/>
    </w:r>
    <w:r>
      <w:rPr>
        <w:snapToGrid w:val="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36ED" w:rsidRDefault="006536ED">
      <w:r>
        <w:separator/>
      </w:r>
    </w:p>
  </w:footnote>
  <w:footnote w:type="continuationSeparator" w:id="0">
    <w:p w:rsidR="006536ED" w:rsidRDefault="00653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03B" w:rsidRDefault="00E9703B" w:rsidP="00CA4FB4">
    <w:pPr>
      <w:pStyle w:val="Header"/>
      <w:tabs>
        <w:tab w:val="clear" w:pos="4536"/>
        <w:tab w:val="clear" w:pos="9072"/>
        <w:tab w:val="left" w:pos="2268"/>
        <w:tab w:val="right" w:pos="8931"/>
      </w:tabs>
      <w:ind w:right="141"/>
      <w:rPr>
        <w:rFonts w:ascii="Arial" w:hAnsi="Arial"/>
        <w:b/>
      </w:rPr>
    </w:pPr>
    <w:r>
      <w:rPr>
        <w:rFonts w:ascii="Arial" w:hAnsi="Arial"/>
        <w:b/>
      </w:rPr>
      <w:tab/>
    </w:r>
    <w:r>
      <w:rPr>
        <w:rFonts w:ascii="Arial" w:hAnsi="Arial"/>
        <w:b/>
      </w:rPr>
      <w:tab/>
      <w:t>S/UVV/0967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03B" w:rsidRDefault="00E9703B">
    <w:pPr>
      <w:pStyle w:val="Header"/>
      <w:rPr>
        <w:b/>
        <w:sz w:val="20"/>
      </w:rPr>
    </w:pPr>
  </w:p>
  <w:p w:rsidR="00E9703B" w:rsidRDefault="00E9703B">
    <w:pPr>
      <w:pStyle w:val="Header"/>
    </w:pPr>
    <w:r>
      <w:rPr>
        <w:b/>
        <w:sz w:val="20"/>
      </w:rPr>
      <w:tab/>
      <w:t>Návrh č.</w:t>
    </w:r>
    <w:r>
      <w:rPr>
        <w:b/>
        <w:sz w:val="20"/>
      </w:rPr>
      <w:tab/>
      <w:t>S 00-5-002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25pt;height:533.25pt" o:bullet="t">
        <v:imagedata r:id="rId1" o:title=""/>
      </v:shape>
    </w:pict>
  </w:numPicBullet>
  <w:abstractNum w:abstractNumId="0" w15:restartNumberingAfterBreak="0">
    <w:nsid w:val="1C2A235A"/>
    <w:multiLevelType w:val="hybridMultilevel"/>
    <w:tmpl w:val="D75C90EE"/>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 w15:restartNumberingAfterBreak="0">
    <w:nsid w:val="1DCE1FC2"/>
    <w:multiLevelType w:val="singleLevel"/>
    <w:tmpl w:val="FFFFFFFF"/>
    <w:lvl w:ilvl="0">
      <w:numFmt w:val="decimal"/>
      <w:pStyle w:val="Heading5"/>
      <w:lvlText w:val="%1"/>
      <w:legacy w:legacy="1" w:legacySpace="0" w:legacyIndent="0"/>
      <w:lvlJc w:val="left"/>
    </w:lvl>
  </w:abstractNum>
  <w:abstractNum w:abstractNumId="2" w15:restartNumberingAfterBreak="0">
    <w:nsid w:val="1E8A5A14"/>
    <w:multiLevelType w:val="singleLevel"/>
    <w:tmpl w:val="E55814BE"/>
    <w:lvl w:ilvl="0">
      <w:start w:val="5"/>
      <w:numFmt w:val="bullet"/>
      <w:pStyle w:val="Odrky"/>
      <w:lvlText w:val="-"/>
      <w:lvlJc w:val="left"/>
      <w:pPr>
        <w:tabs>
          <w:tab w:val="num" w:pos="567"/>
        </w:tabs>
        <w:ind w:left="567" w:hanging="567"/>
      </w:pPr>
      <w:rPr>
        <w:rFonts w:ascii="Times New Roman" w:hAnsi="Times New Roman" w:hint="default"/>
      </w:rPr>
    </w:lvl>
  </w:abstractNum>
  <w:abstractNum w:abstractNumId="3" w15:restartNumberingAfterBreak="0">
    <w:nsid w:val="417C6E08"/>
    <w:multiLevelType w:val="hybridMultilevel"/>
    <w:tmpl w:val="F524083C"/>
    <w:lvl w:ilvl="0" w:tplc="5BB82960">
      <w:start w:val="21"/>
      <w:numFmt w:val="bullet"/>
      <w:lvlText w:val="-"/>
      <w:lvlJc w:val="left"/>
      <w:pPr>
        <w:ind w:left="720" w:hanging="360"/>
      </w:pPr>
      <w:rPr>
        <w:rFonts w:ascii="Arial" w:eastAsia="Times New Roman" w:hAnsi="Arial" w:cs="Aria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7F36E68"/>
    <w:multiLevelType w:val="singleLevel"/>
    <w:tmpl w:val="BEBA6ABA"/>
    <w:lvl w:ilvl="0">
      <w:start w:val="4"/>
      <w:numFmt w:val="bullet"/>
      <w:lvlText w:val="-"/>
      <w:lvlJc w:val="left"/>
      <w:pPr>
        <w:tabs>
          <w:tab w:val="num" w:pos="360"/>
        </w:tabs>
        <w:ind w:left="360" w:hanging="360"/>
      </w:pPr>
      <w:rPr>
        <w:rFonts w:hint="default"/>
      </w:rPr>
    </w:lvl>
  </w:abstractNum>
  <w:abstractNum w:abstractNumId="5" w15:restartNumberingAfterBreak="0">
    <w:nsid w:val="4D394EB5"/>
    <w:multiLevelType w:val="multilevel"/>
    <w:tmpl w:val="61242BE2"/>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783C53"/>
    <w:multiLevelType w:val="singleLevel"/>
    <w:tmpl w:val="868AD62A"/>
    <w:lvl w:ilvl="0">
      <w:start w:val="1"/>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62726E66"/>
    <w:multiLevelType w:val="multilevel"/>
    <w:tmpl w:val="549C6D90"/>
    <w:lvl w:ilvl="0">
      <w:start w:val="1"/>
      <w:numFmt w:val="decimal"/>
      <w:pStyle w:val="Heading1"/>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pStyle w:val="Heading2"/>
      <w:isLgl/>
      <w:lvlText w:val="%1.%2."/>
      <w:lvlJc w:val="left"/>
      <w:pPr>
        <w:tabs>
          <w:tab w:val="num" w:pos="143"/>
        </w:tabs>
        <w:ind w:left="143" w:hanging="851"/>
      </w:pPr>
    </w:lvl>
    <w:lvl w:ilvl="2">
      <w:start w:val="1"/>
      <w:numFmt w:val="decimal"/>
      <w:pStyle w:val="Heading3"/>
      <w:lvlText w:val="%1.%2.%3."/>
      <w:lvlJc w:val="left"/>
      <w:pPr>
        <w:tabs>
          <w:tab w:val="num" w:pos="-3380"/>
        </w:tabs>
        <w:ind w:left="-3969" w:hanging="851"/>
      </w:pPr>
      <w:rPr>
        <w:rFonts w:ascii="Arial" w:hAnsi="Arial" w:hint="default"/>
        <w:b/>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Heading4"/>
      <w:lvlText w:val="%1.%2.%3.%4."/>
      <w:lvlJc w:val="left"/>
      <w:pPr>
        <w:tabs>
          <w:tab w:val="num" w:pos="-3020"/>
        </w:tabs>
        <w:ind w:left="-3686" w:hanging="1134"/>
      </w:pPr>
      <w:rPr>
        <w:rFonts w:ascii="Arial" w:hAnsi="Arial"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300"/>
        </w:tabs>
        <w:ind w:left="-2588" w:hanging="792"/>
      </w:pPr>
      <w:rPr>
        <w:rFonts w:hint="default"/>
      </w:rPr>
    </w:lvl>
    <w:lvl w:ilvl="5">
      <w:start w:val="1"/>
      <w:numFmt w:val="decimal"/>
      <w:lvlText w:val="%1.%2.%3.%4.%5.%6."/>
      <w:lvlJc w:val="left"/>
      <w:pPr>
        <w:tabs>
          <w:tab w:val="num" w:pos="-1580"/>
        </w:tabs>
        <w:ind w:left="-2084" w:hanging="936"/>
      </w:pPr>
      <w:rPr>
        <w:rFonts w:hint="default"/>
      </w:rPr>
    </w:lvl>
    <w:lvl w:ilvl="6">
      <w:start w:val="1"/>
      <w:numFmt w:val="decimal"/>
      <w:lvlText w:val="%1.%2.%3.%4.%5.%6.%7."/>
      <w:lvlJc w:val="left"/>
      <w:pPr>
        <w:tabs>
          <w:tab w:val="num" w:pos="-1220"/>
        </w:tabs>
        <w:ind w:left="-1580" w:hanging="1080"/>
      </w:pPr>
      <w:rPr>
        <w:rFonts w:hint="default"/>
      </w:rPr>
    </w:lvl>
    <w:lvl w:ilvl="7">
      <w:start w:val="1"/>
      <w:numFmt w:val="decimal"/>
      <w:lvlText w:val="%1.%2.%3.%4.%5.%6.%7.%8."/>
      <w:lvlJc w:val="left"/>
      <w:pPr>
        <w:tabs>
          <w:tab w:val="num" w:pos="-500"/>
        </w:tabs>
        <w:ind w:left="-1076" w:hanging="1224"/>
      </w:pPr>
      <w:rPr>
        <w:rFonts w:hint="default"/>
      </w:rPr>
    </w:lvl>
    <w:lvl w:ilvl="8">
      <w:start w:val="1"/>
      <w:numFmt w:val="decimal"/>
      <w:lvlText w:val="%1.%2.%3.%4.%5.%6.%7.%8.%9."/>
      <w:lvlJc w:val="left"/>
      <w:pPr>
        <w:tabs>
          <w:tab w:val="num" w:pos="220"/>
        </w:tabs>
        <w:ind w:left="-500" w:hanging="1440"/>
      </w:pPr>
      <w:rPr>
        <w:rFonts w:hint="default"/>
      </w:rPr>
    </w:lvl>
  </w:abstractNum>
  <w:abstractNum w:abstractNumId="8" w15:restartNumberingAfterBreak="0">
    <w:nsid w:val="63434BEE"/>
    <w:multiLevelType w:val="hybridMultilevel"/>
    <w:tmpl w:val="5EEC1552"/>
    <w:lvl w:ilvl="0" w:tplc="C1C08A2C">
      <w:start w:val="21"/>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63D52815"/>
    <w:multiLevelType w:val="hybridMultilevel"/>
    <w:tmpl w:val="85E05B7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0" w15:restartNumberingAfterBreak="0">
    <w:nsid w:val="7DD22E44"/>
    <w:multiLevelType w:val="hybridMultilevel"/>
    <w:tmpl w:val="5C78D0C4"/>
    <w:lvl w:ilvl="0" w:tplc="C1C08A2C">
      <w:start w:val="21"/>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84021669">
    <w:abstractNumId w:val="1"/>
  </w:num>
  <w:num w:numId="2" w16cid:durableId="665979314">
    <w:abstractNumId w:val="7"/>
  </w:num>
  <w:num w:numId="3" w16cid:durableId="381099466">
    <w:abstractNumId w:val="2"/>
  </w:num>
  <w:num w:numId="4" w16cid:durableId="328290636">
    <w:abstractNumId w:val="7"/>
  </w:num>
  <w:num w:numId="5" w16cid:durableId="287398424">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4710448">
    <w:abstractNumId w:val="6"/>
  </w:num>
  <w:num w:numId="7" w16cid:durableId="1608466176">
    <w:abstractNumId w:val="4"/>
  </w:num>
  <w:num w:numId="8" w16cid:durableId="380053472">
    <w:abstractNumId w:val="8"/>
  </w:num>
  <w:num w:numId="9" w16cid:durableId="1983074652">
    <w:abstractNumId w:val="10"/>
  </w:num>
  <w:num w:numId="10" w16cid:durableId="195629551">
    <w:abstractNumId w:val="3"/>
  </w:num>
  <w:num w:numId="11" w16cid:durableId="928924408">
    <w:abstractNumId w:val="9"/>
  </w:num>
  <w:num w:numId="12" w16cid:durableId="2004628241">
    <w:abstractNumId w:val="0"/>
  </w:num>
  <w:num w:numId="13" w16cid:durableId="1479807531">
    <w:abstractNumId w:val="7"/>
    <w:lvlOverride w:ilvl="0">
      <w:startOverride w:val="8"/>
    </w:lvlOverride>
  </w:num>
  <w:num w:numId="14" w16cid:durableId="520318982">
    <w:abstractNumId w:val="5"/>
  </w:num>
  <w:num w:numId="15" w16cid:durableId="1774086172">
    <w:abstractNumId w:val="7"/>
  </w:num>
  <w:num w:numId="16" w16cid:durableId="1335954505">
    <w:abstractNumId w:val="7"/>
  </w:num>
  <w:num w:numId="17" w16cid:durableId="1941915854">
    <w:abstractNumId w:val="7"/>
  </w:num>
  <w:num w:numId="18" w16cid:durableId="1436946466">
    <w:abstractNumId w:val="7"/>
  </w:num>
  <w:num w:numId="19" w16cid:durableId="45568153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colormru v:ext="edit" colors="#f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ISOD_ADMIN_NAME" w:val="Vendula Urabetzová"/>
    <w:docVar w:name="EISOD_ATTACHMENTS" w:val="Není k dispozici"/>
    <w:docVar w:name="EISOD_ATTACHMENTS_COUNT" w:val="0"/>
    <w:docVar w:name="EISOD_CISLO_KARTY" w:val="2515"/>
    <w:docVar w:name="EISOD_DOC_GENERIC_1" w:val="UVV"/>
    <w:docVar w:name="EISOD_DOC_GENERIC_2" w:val="UVV"/>
    <w:docVar w:name="EISOD_DOC_GENERIC_3" w:val="02.2.2"/>
    <w:docVar w:name="EISOD_DOC_GENERIC_4" w:val="Není k dispozici"/>
    <w:docVar w:name="EISOD_DOC_KLASIFIKACE" w:val="Interní"/>
    <w:docVar w:name="EISOD_DOC_KLICOVA_SLOVA" w:val="Není k dispozici"/>
    <w:docVar w:name="EISOD_DOC_KONECNA_PLATNOST" w:val="Není k dispozici"/>
    <w:docVar w:name="EISOD_DOC_MARK" w:val="S/UVV/0967"/>
    <w:docVar w:name="EISOD_DOC_NAME" w:val="Organizační řád Útvaru náměstka pro vědu a výzkum.doc"/>
    <w:docVar w:name="EISOD_DOC_NAME_BEZ_PRIPONY" w:val="Organizační řád Útvaru náměstka pro vědu a výzkum"/>
    <w:docVar w:name="EISOD_DOC_OFZMPROTOKOL" w:val="Není k dispozici"/>
    <w:docVar w:name="EISOD_DOC_OZNACENI" w:val="S/UVV/0967"/>
    <w:docVar w:name="EISOD_DOC_POPIS" w:val="Není k dispozici"/>
    <w:docVar w:name="EISOD_DOC_POZNAMKA" w:val="Není k dispozici"/>
    <w:docVar w:name="EISOD_DOC_PROBEHLASCHVDLEKOL1" w:val="---"/>
    <w:docVar w:name="EISOD_DOC_PROBEHLASCHVDLEKOL2" w:val="---"/>
    <w:docVar w:name="EISOD_DOC_PROBEHLASCHVDLEKOL3" w:val="---"/>
    <w:docVar w:name="EISOD_DOC_PROBEHLASCHVDLEKOL4" w:val="---"/>
    <w:docVar w:name="EISOD_DOC_PROBEHLASCHVDLEKOL5" w:val="---"/>
    <w:docVar w:name="EISOD_DOC_PROBEHLASCHVDLEKOL6" w:val="---"/>
    <w:docVar w:name="EISOD_DOC_PROBEHLASCHVDLEKOLADatum1" w:val="---"/>
    <w:docVar w:name="EISOD_DOC_PROBEHLASCHVDLEKOLADatum2" w:val="---"/>
    <w:docVar w:name="EISOD_DOC_PROBEHLASCHVDLEKOLADatum3" w:val="---"/>
    <w:docVar w:name="EISOD_DOC_PROBEHLASCHVDLEKOLADatum4" w:val="---"/>
    <w:docVar w:name="EISOD_DOC_PROBEHLASCHVDLEKOLADatum5" w:val="---"/>
    <w:docVar w:name="EISOD_DOC_PROBEHLASCHVDLEKOLADatum6" w:val="---"/>
    <w:docVar w:name="EISOD_DOC_SCHVALOVATELEDLEKOL1" w:val="Vendula Urabetzová, Věra Křížová"/>
    <w:docVar w:name="EISOD_DOC_SCHVALOVATELEDLEKOL2" w:val="Martin Smrčka"/>
    <w:docVar w:name="EISOD_DOC_SCHVALOVATELEDLEKOL3" w:val="Michaela Surá"/>
    <w:docVar w:name="EISOD_DOC_SCHVALOVATELEDLEKOL4" w:val="Jitka Martečíková"/>
    <w:docVar w:name="EISOD_DOC_SCHVALOVATELEDLEKOL5" w:val="Jana Navrátilová"/>
    <w:docVar w:name="EISOD_DOC_SCHVALOVATELEDLEKOL6" w:val="Ivo Rovný"/>
    <w:docVar w:name="EISOD_DOC_SOUVISEJICI_DOKUMENTY" w:val="Není k dispozici"/>
    <w:docVar w:name="EISOD_DOC_TYP" w:val="Směrnice"/>
    <w:docVar w:name="EISOD_DOC_VLASTNIK" w:val="Miluše Třináctá"/>
    <w:docVar w:name="EISOD_DOCUMENT_STATE" w:val="Aktuální"/>
    <w:docVar w:name="EISOD_LANGUAGE_MUTATIONS" w:val="Není k dispozici"/>
    <w:docVar w:name="EISOD_LAST_REVISION_DATE" w:val="17.02.2024"/>
    <w:docVar w:name="EISOD_NADRIZENY_DOKUMENT" w:val="Není k dispozici"/>
    <w:docVar w:name="EISOD_NEW_LAST_REVISION_DATE" w:val="19.02.2024"/>
    <w:docVar w:name="EISOD_PODRIZENE_DOKUMENTY" w:val="Není k dispozici"/>
    <w:docVar w:name="EISOD_REVISION_NEXT" w:val="31.12.2028"/>
    <w:docVar w:name="EISOD_REVISION_NUMBER" w:val="10.0"/>
    <w:docVar w:name="EISOD_SCHVALOVATEL_NAME" w:val="Jitka Martečíková, Jana Navrátilová, Martin Smrčka, Ivo Rovný"/>
    <w:docVar w:name="EISOD_SKARTACNI_ZNAK_A_LHUTA" w:val="S/5"/>
    <w:docVar w:name="EISOD_ZPRACOVATEL_NAME" w:val="Miluše Třináctá"/>
  </w:docVars>
  <w:rsids>
    <w:rsidRoot w:val="006A1AC8"/>
    <w:rsid w:val="00002747"/>
    <w:rsid w:val="000132B9"/>
    <w:rsid w:val="000163CA"/>
    <w:rsid w:val="000372F9"/>
    <w:rsid w:val="00037F6C"/>
    <w:rsid w:val="00040697"/>
    <w:rsid w:val="000409BE"/>
    <w:rsid w:val="00041E1F"/>
    <w:rsid w:val="00042F9C"/>
    <w:rsid w:val="0004402B"/>
    <w:rsid w:val="0004773F"/>
    <w:rsid w:val="0005367E"/>
    <w:rsid w:val="000551A4"/>
    <w:rsid w:val="000557BD"/>
    <w:rsid w:val="0005746F"/>
    <w:rsid w:val="0006121E"/>
    <w:rsid w:val="00061E2E"/>
    <w:rsid w:val="000703AF"/>
    <w:rsid w:val="00072692"/>
    <w:rsid w:val="0008061F"/>
    <w:rsid w:val="00083818"/>
    <w:rsid w:val="00093C1F"/>
    <w:rsid w:val="00095AB8"/>
    <w:rsid w:val="000A046A"/>
    <w:rsid w:val="000A0747"/>
    <w:rsid w:val="000B3609"/>
    <w:rsid w:val="000D06B5"/>
    <w:rsid w:val="000D0969"/>
    <w:rsid w:val="000E2BC7"/>
    <w:rsid w:val="000E60E5"/>
    <w:rsid w:val="000E62D3"/>
    <w:rsid w:val="000E71B3"/>
    <w:rsid w:val="000F13CE"/>
    <w:rsid w:val="000F20E2"/>
    <w:rsid w:val="000F2BDB"/>
    <w:rsid w:val="000F4B80"/>
    <w:rsid w:val="001001EF"/>
    <w:rsid w:val="00100908"/>
    <w:rsid w:val="00102B30"/>
    <w:rsid w:val="00106298"/>
    <w:rsid w:val="00106E7F"/>
    <w:rsid w:val="001115A1"/>
    <w:rsid w:val="0011560D"/>
    <w:rsid w:val="00120840"/>
    <w:rsid w:val="00122C7C"/>
    <w:rsid w:val="00122D98"/>
    <w:rsid w:val="001266B6"/>
    <w:rsid w:val="00134DFD"/>
    <w:rsid w:val="001357C5"/>
    <w:rsid w:val="00145F68"/>
    <w:rsid w:val="00147D81"/>
    <w:rsid w:val="00151846"/>
    <w:rsid w:val="00152B0E"/>
    <w:rsid w:val="001601F6"/>
    <w:rsid w:val="00160B07"/>
    <w:rsid w:val="00161C3A"/>
    <w:rsid w:val="001625BB"/>
    <w:rsid w:val="00166DA7"/>
    <w:rsid w:val="00167187"/>
    <w:rsid w:val="00185BE9"/>
    <w:rsid w:val="00193C37"/>
    <w:rsid w:val="001950DD"/>
    <w:rsid w:val="00195FFA"/>
    <w:rsid w:val="001A1747"/>
    <w:rsid w:val="001A3E00"/>
    <w:rsid w:val="001A565A"/>
    <w:rsid w:val="001B078A"/>
    <w:rsid w:val="001B49A4"/>
    <w:rsid w:val="001B615F"/>
    <w:rsid w:val="001C12AE"/>
    <w:rsid w:val="001D1075"/>
    <w:rsid w:val="001D3380"/>
    <w:rsid w:val="001D5691"/>
    <w:rsid w:val="001D6E00"/>
    <w:rsid w:val="001F0A4E"/>
    <w:rsid w:val="001F2536"/>
    <w:rsid w:val="001F6CA4"/>
    <w:rsid w:val="002003E4"/>
    <w:rsid w:val="00200798"/>
    <w:rsid w:val="00202F01"/>
    <w:rsid w:val="00210A57"/>
    <w:rsid w:val="002143C5"/>
    <w:rsid w:val="00214D32"/>
    <w:rsid w:val="00215787"/>
    <w:rsid w:val="00223B7B"/>
    <w:rsid w:val="00227E8D"/>
    <w:rsid w:val="00232ECC"/>
    <w:rsid w:val="002337B5"/>
    <w:rsid w:val="00234CC6"/>
    <w:rsid w:val="00241D71"/>
    <w:rsid w:val="00242B85"/>
    <w:rsid w:val="002439A3"/>
    <w:rsid w:val="0024636A"/>
    <w:rsid w:val="002474E9"/>
    <w:rsid w:val="00251825"/>
    <w:rsid w:val="0025782A"/>
    <w:rsid w:val="00261B17"/>
    <w:rsid w:val="00267E27"/>
    <w:rsid w:val="00271085"/>
    <w:rsid w:val="002721D0"/>
    <w:rsid w:val="00275F8D"/>
    <w:rsid w:val="002804E3"/>
    <w:rsid w:val="002826EE"/>
    <w:rsid w:val="002833D2"/>
    <w:rsid w:val="00284158"/>
    <w:rsid w:val="00284DB9"/>
    <w:rsid w:val="0028612D"/>
    <w:rsid w:val="00287453"/>
    <w:rsid w:val="00293B7C"/>
    <w:rsid w:val="002944FA"/>
    <w:rsid w:val="002A6C6C"/>
    <w:rsid w:val="002B55D8"/>
    <w:rsid w:val="002B57AC"/>
    <w:rsid w:val="002B6836"/>
    <w:rsid w:val="002C0CB7"/>
    <w:rsid w:val="002C5369"/>
    <w:rsid w:val="002C7426"/>
    <w:rsid w:val="002D0BF5"/>
    <w:rsid w:val="002D18D2"/>
    <w:rsid w:val="002D58EB"/>
    <w:rsid w:val="002D5D77"/>
    <w:rsid w:val="002D6F55"/>
    <w:rsid w:val="002D7501"/>
    <w:rsid w:val="002E0014"/>
    <w:rsid w:val="002E0A07"/>
    <w:rsid w:val="002F11A9"/>
    <w:rsid w:val="002F5560"/>
    <w:rsid w:val="00301CE6"/>
    <w:rsid w:val="00302297"/>
    <w:rsid w:val="00302AE3"/>
    <w:rsid w:val="00305BDA"/>
    <w:rsid w:val="00306D1A"/>
    <w:rsid w:val="00314E45"/>
    <w:rsid w:val="00325D14"/>
    <w:rsid w:val="003275CC"/>
    <w:rsid w:val="00327A34"/>
    <w:rsid w:val="00335A1D"/>
    <w:rsid w:val="00337CD3"/>
    <w:rsid w:val="00340F74"/>
    <w:rsid w:val="00342B11"/>
    <w:rsid w:val="00345E14"/>
    <w:rsid w:val="00346C90"/>
    <w:rsid w:val="00351A11"/>
    <w:rsid w:val="00357C7C"/>
    <w:rsid w:val="003621BF"/>
    <w:rsid w:val="0036373C"/>
    <w:rsid w:val="00364AA5"/>
    <w:rsid w:val="003662C0"/>
    <w:rsid w:val="00371EB0"/>
    <w:rsid w:val="0037290D"/>
    <w:rsid w:val="00374B87"/>
    <w:rsid w:val="00377151"/>
    <w:rsid w:val="0038381F"/>
    <w:rsid w:val="003853CF"/>
    <w:rsid w:val="00386F14"/>
    <w:rsid w:val="003916E7"/>
    <w:rsid w:val="003937B7"/>
    <w:rsid w:val="00393DC0"/>
    <w:rsid w:val="00394412"/>
    <w:rsid w:val="003A2271"/>
    <w:rsid w:val="003A3992"/>
    <w:rsid w:val="003A523B"/>
    <w:rsid w:val="003A627F"/>
    <w:rsid w:val="003B0391"/>
    <w:rsid w:val="003B169F"/>
    <w:rsid w:val="003B3032"/>
    <w:rsid w:val="003C39DC"/>
    <w:rsid w:val="003C53BA"/>
    <w:rsid w:val="003D3BC7"/>
    <w:rsid w:val="003D492E"/>
    <w:rsid w:val="003D52DF"/>
    <w:rsid w:val="003E1898"/>
    <w:rsid w:val="003E5EFE"/>
    <w:rsid w:val="003E620E"/>
    <w:rsid w:val="003E72F1"/>
    <w:rsid w:val="003E7E6D"/>
    <w:rsid w:val="003F2212"/>
    <w:rsid w:val="003F493A"/>
    <w:rsid w:val="003F5E8A"/>
    <w:rsid w:val="00406193"/>
    <w:rsid w:val="00410FA2"/>
    <w:rsid w:val="00411611"/>
    <w:rsid w:val="0041267F"/>
    <w:rsid w:val="004158A9"/>
    <w:rsid w:val="004174A9"/>
    <w:rsid w:val="0042253B"/>
    <w:rsid w:val="00422FA3"/>
    <w:rsid w:val="00423395"/>
    <w:rsid w:val="004240A2"/>
    <w:rsid w:val="00425422"/>
    <w:rsid w:val="004276AF"/>
    <w:rsid w:val="00431C0B"/>
    <w:rsid w:val="0043378D"/>
    <w:rsid w:val="004354B3"/>
    <w:rsid w:val="0044252A"/>
    <w:rsid w:val="0045011E"/>
    <w:rsid w:val="00451BBE"/>
    <w:rsid w:val="004569F4"/>
    <w:rsid w:val="00467AD5"/>
    <w:rsid w:val="00467ADF"/>
    <w:rsid w:val="00472718"/>
    <w:rsid w:val="00472E8B"/>
    <w:rsid w:val="00473E37"/>
    <w:rsid w:val="00474228"/>
    <w:rsid w:val="00485A47"/>
    <w:rsid w:val="004861E7"/>
    <w:rsid w:val="00486323"/>
    <w:rsid w:val="00487928"/>
    <w:rsid w:val="004946A2"/>
    <w:rsid w:val="00495F0E"/>
    <w:rsid w:val="004A1673"/>
    <w:rsid w:val="004A2EB1"/>
    <w:rsid w:val="004A3B06"/>
    <w:rsid w:val="004A3E4C"/>
    <w:rsid w:val="004A5AE6"/>
    <w:rsid w:val="004B3924"/>
    <w:rsid w:val="004B4034"/>
    <w:rsid w:val="004B5FDB"/>
    <w:rsid w:val="004C0367"/>
    <w:rsid w:val="004C3679"/>
    <w:rsid w:val="004C395C"/>
    <w:rsid w:val="004C6BC8"/>
    <w:rsid w:val="004C6BFF"/>
    <w:rsid w:val="004D405B"/>
    <w:rsid w:val="004D5074"/>
    <w:rsid w:val="004E4DFE"/>
    <w:rsid w:val="004E51E8"/>
    <w:rsid w:val="004F2CC9"/>
    <w:rsid w:val="004F44F3"/>
    <w:rsid w:val="00500559"/>
    <w:rsid w:val="0050757B"/>
    <w:rsid w:val="00514FD4"/>
    <w:rsid w:val="0052395C"/>
    <w:rsid w:val="005317B5"/>
    <w:rsid w:val="00535B5C"/>
    <w:rsid w:val="00537B0E"/>
    <w:rsid w:val="0054381E"/>
    <w:rsid w:val="00545223"/>
    <w:rsid w:val="00550E3A"/>
    <w:rsid w:val="00555A05"/>
    <w:rsid w:val="005602D1"/>
    <w:rsid w:val="00565B8A"/>
    <w:rsid w:val="00573883"/>
    <w:rsid w:val="00577388"/>
    <w:rsid w:val="00577FA2"/>
    <w:rsid w:val="005830D0"/>
    <w:rsid w:val="00583C80"/>
    <w:rsid w:val="005870FB"/>
    <w:rsid w:val="005927A4"/>
    <w:rsid w:val="005A0E58"/>
    <w:rsid w:val="005A4687"/>
    <w:rsid w:val="005B1C31"/>
    <w:rsid w:val="005B1EC3"/>
    <w:rsid w:val="005B2C45"/>
    <w:rsid w:val="005B5033"/>
    <w:rsid w:val="005B59A1"/>
    <w:rsid w:val="005C2D7A"/>
    <w:rsid w:val="005C36BE"/>
    <w:rsid w:val="005C62B5"/>
    <w:rsid w:val="005D1426"/>
    <w:rsid w:val="005D42B2"/>
    <w:rsid w:val="005D662F"/>
    <w:rsid w:val="005D66F1"/>
    <w:rsid w:val="005E4C85"/>
    <w:rsid w:val="005E5237"/>
    <w:rsid w:val="005E5F60"/>
    <w:rsid w:val="005F655B"/>
    <w:rsid w:val="00604841"/>
    <w:rsid w:val="006073EA"/>
    <w:rsid w:val="0061012E"/>
    <w:rsid w:val="006132BC"/>
    <w:rsid w:val="0061610E"/>
    <w:rsid w:val="00617671"/>
    <w:rsid w:val="006246AE"/>
    <w:rsid w:val="00631C27"/>
    <w:rsid w:val="00632A24"/>
    <w:rsid w:val="00635282"/>
    <w:rsid w:val="00635485"/>
    <w:rsid w:val="00636F8E"/>
    <w:rsid w:val="00642351"/>
    <w:rsid w:val="00643912"/>
    <w:rsid w:val="006446FB"/>
    <w:rsid w:val="006536ED"/>
    <w:rsid w:val="006638B0"/>
    <w:rsid w:val="006649D0"/>
    <w:rsid w:val="00665CD5"/>
    <w:rsid w:val="00680BB8"/>
    <w:rsid w:val="00683A0C"/>
    <w:rsid w:val="00684FCE"/>
    <w:rsid w:val="00691B64"/>
    <w:rsid w:val="00694EBC"/>
    <w:rsid w:val="006A1AC8"/>
    <w:rsid w:val="006B1138"/>
    <w:rsid w:val="006B6325"/>
    <w:rsid w:val="006B63F7"/>
    <w:rsid w:val="006B7031"/>
    <w:rsid w:val="006C150F"/>
    <w:rsid w:val="006C46D0"/>
    <w:rsid w:val="006E4E38"/>
    <w:rsid w:val="006F1392"/>
    <w:rsid w:val="006F22C4"/>
    <w:rsid w:val="006F425F"/>
    <w:rsid w:val="006F4C40"/>
    <w:rsid w:val="00710320"/>
    <w:rsid w:val="007124A0"/>
    <w:rsid w:val="00716F63"/>
    <w:rsid w:val="00723521"/>
    <w:rsid w:val="0072467B"/>
    <w:rsid w:val="00725D51"/>
    <w:rsid w:val="00731D17"/>
    <w:rsid w:val="00735CF4"/>
    <w:rsid w:val="00735D3C"/>
    <w:rsid w:val="00747868"/>
    <w:rsid w:val="00747BF6"/>
    <w:rsid w:val="00750C68"/>
    <w:rsid w:val="00751EFC"/>
    <w:rsid w:val="00752C3E"/>
    <w:rsid w:val="00754994"/>
    <w:rsid w:val="00756CB0"/>
    <w:rsid w:val="00760894"/>
    <w:rsid w:val="007638A1"/>
    <w:rsid w:val="00765701"/>
    <w:rsid w:val="00771755"/>
    <w:rsid w:val="0077511F"/>
    <w:rsid w:val="007805BC"/>
    <w:rsid w:val="00781494"/>
    <w:rsid w:val="007833F0"/>
    <w:rsid w:val="007852F3"/>
    <w:rsid w:val="00785ED0"/>
    <w:rsid w:val="0078666C"/>
    <w:rsid w:val="007904DA"/>
    <w:rsid w:val="007A3CDF"/>
    <w:rsid w:val="007B0E8F"/>
    <w:rsid w:val="007B271D"/>
    <w:rsid w:val="007C0B35"/>
    <w:rsid w:val="007C1FF9"/>
    <w:rsid w:val="007C2E52"/>
    <w:rsid w:val="007C7F8E"/>
    <w:rsid w:val="007D03B4"/>
    <w:rsid w:val="007D044F"/>
    <w:rsid w:val="007D211C"/>
    <w:rsid w:val="007D2792"/>
    <w:rsid w:val="007D3BC4"/>
    <w:rsid w:val="007D49C1"/>
    <w:rsid w:val="007E0252"/>
    <w:rsid w:val="007E6BD7"/>
    <w:rsid w:val="007F027A"/>
    <w:rsid w:val="007F044A"/>
    <w:rsid w:val="007F64C1"/>
    <w:rsid w:val="008014CE"/>
    <w:rsid w:val="00802E9D"/>
    <w:rsid w:val="00803EE6"/>
    <w:rsid w:val="00804FED"/>
    <w:rsid w:val="008059DA"/>
    <w:rsid w:val="008111D5"/>
    <w:rsid w:val="00814189"/>
    <w:rsid w:val="00814B3E"/>
    <w:rsid w:val="00815BD2"/>
    <w:rsid w:val="00821D7C"/>
    <w:rsid w:val="00825436"/>
    <w:rsid w:val="00837FF9"/>
    <w:rsid w:val="00841E9B"/>
    <w:rsid w:val="00846CE4"/>
    <w:rsid w:val="008509A7"/>
    <w:rsid w:val="00854EA3"/>
    <w:rsid w:val="0085507A"/>
    <w:rsid w:val="0085534B"/>
    <w:rsid w:val="00855AA3"/>
    <w:rsid w:val="00865D37"/>
    <w:rsid w:val="00866010"/>
    <w:rsid w:val="008736DB"/>
    <w:rsid w:val="00873D79"/>
    <w:rsid w:val="0087475F"/>
    <w:rsid w:val="00875DC9"/>
    <w:rsid w:val="008800A0"/>
    <w:rsid w:val="00881C8D"/>
    <w:rsid w:val="008839F0"/>
    <w:rsid w:val="00887F0A"/>
    <w:rsid w:val="00890593"/>
    <w:rsid w:val="00891528"/>
    <w:rsid w:val="00896109"/>
    <w:rsid w:val="008A0639"/>
    <w:rsid w:val="008A38DD"/>
    <w:rsid w:val="008A59AC"/>
    <w:rsid w:val="008B1666"/>
    <w:rsid w:val="008B7BB7"/>
    <w:rsid w:val="008C2C4A"/>
    <w:rsid w:val="008C3023"/>
    <w:rsid w:val="008C6A1B"/>
    <w:rsid w:val="008D1B6A"/>
    <w:rsid w:val="008D3D45"/>
    <w:rsid w:val="008D6FA7"/>
    <w:rsid w:val="008E57E1"/>
    <w:rsid w:val="008E68A4"/>
    <w:rsid w:val="008F0C6B"/>
    <w:rsid w:val="008F1B40"/>
    <w:rsid w:val="008F26D4"/>
    <w:rsid w:val="008F3226"/>
    <w:rsid w:val="008F69A8"/>
    <w:rsid w:val="00900830"/>
    <w:rsid w:val="00905D1D"/>
    <w:rsid w:val="0090611D"/>
    <w:rsid w:val="009108E1"/>
    <w:rsid w:val="00911B10"/>
    <w:rsid w:val="0092012D"/>
    <w:rsid w:val="00925405"/>
    <w:rsid w:val="00927C19"/>
    <w:rsid w:val="00932D34"/>
    <w:rsid w:val="009366DA"/>
    <w:rsid w:val="00942DF1"/>
    <w:rsid w:val="00945494"/>
    <w:rsid w:val="00946323"/>
    <w:rsid w:val="0095190D"/>
    <w:rsid w:val="00953B38"/>
    <w:rsid w:val="00956860"/>
    <w:rsid w:val="00962A68"/>
    <w:rsid w:val="00963099"/>
    <w:rsid w:val="00967DC5"/>
    <w:rsid w:val="00971B60"/>
    <w:rsid w:val="00973502"/>
    <w:rsid w:val="00974E26"/>
    <w:rsid w:val="00983B4B"/>
    <w:rsid w:val="00985373"/>
    <w:rsid w:val="00993676"/>
    <w:rsid w:val="0099588E"/>
    <w:rsid w:val="009A1D08"/>
    <w:rsid w:val="009C044E"/>
    <w:rsid w:val="009C1C2B"/>
    <w:rsid w:val="009C6023"/>
    <w:rsid w:val="009C6693"/>
    <w:rsid w:val="009D335D"/>
    <w:rsid w:val="009D534D"/>
    <w:rsid w:val="009D7EA6"/>
    <w:rsid w:val="009E2011"/>
    <w:rsid w:val="009E2BD6"/>
    <w:rsid w:val="009E3639"/>
    <w:rsid w:val="009E514A"/>
    <w:rsid w:val="009F4E6F"/>
    <w:rsid w:val="00A00407"/>
    <w:rsid w:val="00A0049D"/>
    <w:rsid w:val="00A038C1"/>
    <w:rsid w:val="00A074D0"/>
    <w:rsid w:val="00A11E57"/>
    <w:rsid w:val="00A1577A"/>
    <w:rsid w:val="00A16B07"/>
    <w:rsid w:val="00A22A9A"/>
    <w:rsid w:val="00A23DFB"/>
    <w:rsid w:val="00A325ED"/>
    <w:rsid w:val="00A35B1C"/>
    <w:rsid w:val="00A36D7C"/>
    <w:rsid w:val="00A37756"/>
    <w:rsid w:val="00A5245E"/>
    <w:rsid w:val="00A5551C"/>
    <w:rsid w:val="00A601C1"/>
    <w:rsid w:val="00A63A0A"/>
    <w:rsid w:val="00A6546E"/>
    <w:rsid w:val="00A702C7"/>
    <w:rsid w:val="00A70499"/>
    <w:rsid w:val="00A7305D"/>
    <w:rsid w:val="00A74462"/>
    <w:rsid w:val="00A77569"/>
    <w:rsid w:val="00A81243"/>
    <w:rsid w:val="00A87E25"/>
    <w:rsid w:val="00A9590E"/>
    <w:rsid w:val="00AA1907"/>
    <w:rsid w:val="00AA416A"/>
    <w:rsid w:val="00AB257F"/>
    <w:rsid w:val="00AB55F8"/>
    <w:rsid w:val="00AB6247"/>
    <w:rsid w:val="00AB7B82"/>
    <w:rsid w:val="00AC1A3A"/>
    <w:rsid w:val="00AC1CB5"/>
    <w:rsid w:val="00AC7A84"/>
    <w:rsid w:val="00AE1EDD"/>
    <w:rsid w:val="00AE336C"/>
    <w:rsid w:val="00AE6498"/>
    <w:rsid w:val="00AE6D97"/>
    <w:rsid w:val="00AE7738"/>
    <w:rsid w:val="00AF066A"/>
    <w:rsid w:val="00AF4EF2"/>
    <w:rsid w:val="00B046DB"/>
    <w:rsid w:val="00B050A9"/>
    <w:rsid w:val="00B0696D"/>
    <w:rsid w:val="00B06A61"/>
    <w:rsid w:val="00B07E62"/>
    <w:rsid w:val="00B15698"/>
    <w:rsid w:val="00B23527"/>
    <w:rsid w:val="00B269EC"/>
    <w:rsid w:val="00B300E2"/>
    <w:rsid w:val="00B3459A"/>
    <w:rsid w:val="00B358A4"/>
    <w:rsid w:val="00B3637F"/>
    <w:rsid w:val="00B36418"/>
    <w:rsid w:val="00B40753"/>
    <w:rsid w:val="00B41C0A"/>
    <w:rsid w:val="00B4582B"/>
    <w:rsid w:val="00B51E9D"/>
    <w:rsid w:val="00B56788"/>
    <w:rsid w:val="00B738C5"/>
    <w:rsid w:val="00B73AEA"/>
    <w:rsid w:val="00B811F4"/>
    <w:rsid w:val="00B9140F"/>
    <w:rsid w:val="00B91CB6"/>
    <w:rsid w:val="00B96688"/>
    <w:rsid w:val="00B971D6"/>
    <w:rsid w:val="00B977B8"/>
    <w:rsid w:val="00BA2C1C"/>
    <w:rsid w:val="00BA3237"/>
    <w:rsid w:val="00BB0C9A"/>
    <w:rsid w:val="00BB4441"/>
    <w:rsid w:val="00BB70FF"/>
    <w:rsid w:val="00BC0E9F"/>
    <w:rsid w:val="00BC272E"/>
    <w:rsid w:val="00BC50A0"/>
    <w:rsid w:val="00BC5AE9"/>
    <w:rsid w:val="00BC5DE3"/>
    <w:rsid w:val="00BC6BED"/>
    <w:rsid w:val="00BC6C47"/>
    <w:rsid w:val="00BD73D1"/>
    <w:rsid w:val="00BE2EEF"/>
    <w:rsid w:val="00BE3F74"/>
    <w:rsid w:val="00BE4CA5"/>
    <w:rsid w:val="00BE51AB"/>
    <w:rsid w:val="00BF2065"/>
    <w:rsid w:val="00BF28F4"/>
    <w:rsid w:val="00BF2FD0"/>
    <w:rsid w:val="00BF3039"/>
    <w:rsid w:val="00C04B0E"/>
    <w:rsid w:val="00C054C0"/>
    <w:rsid w:val="00C069B7"/>
    <w:rsid w:val="00C07FCC"/>
    <w:rsid w:val="00C11148"/>
    <w:rsid w:val="00C11B72"/>
    <w:rsid w:val="00C157CA"/>
    <w:rsid w:val="00C16E77"/>
    <w:rsid w:val="00C201F7"/>
    <w:rsid w:val="00C22E45"/>
    <w:rsid w:val="00C22EF0"/>
    <w:rsid w:val="00C232BF"/>
    <w:rsid w:val="00C238B4"/>
    <w:rsid w:val="00C35201"/>
    <w:rsid w:val="00C41D69"/>
    <w:rsid w:val="00C4237F"/>
    <w:rsid w:val="00C449D4"/>
    <w:rsid w:val="00C66CD7"/>
    <w:rsid w:val="00C67DF2"/>
    <w:rsid w:val="00C70015"/>
    <w:rsid w:val="00C7086D"/>
    <w:rsid w:val="00C74E23"/>
    <w:rsid w:val="00C76A06"/>
    <w:rsid w:val="00C77698"/>
    <w:rsid w:val="00C80738"/>
    <w:rsid w:val="00C827B4"/>
    <w:rsid w:val="00C87735"/>
    <w:rsid w:val="00CA10CD"/>
    <w:rsid w:val="00CA4FB4"/>
    <w:rsid w:val="00CA67D2"/>
    <w:rsid w:val="00CA7E4D"/>
    <w:rsid w:val="00CA7F70"/>
    <w:rsid w:val="00CB488E"/>
    <w:rsid w:val="00CC038C"/>
    <w:rsid w:val="00CC075D"/>
    <w:rsid w:val="00CC550B"/>
    <w:rsid w:val="00CC742C"/>
    <w:rsid w:val="00CD63EA"/>
    <w:rsid w:val="00CE1422"/>
    <w:rsid w:val="00CE166D"/>
    <w:rsid w:val="00CE1DF8"/>
    <w:rsid w:val="00CE3B48"/>
    <w:rsid w:val="00CF0A5A"/>
    <w:rsid w:val="00CF1502"/>
    <w:rsid w:val="00CF5336"/>
    <w:rsid w:val="00CF5EEF"/>
    <w:rsid w:val="00CF64D8"/>
    <w:rsid w:val="00CF6DBE"/>
    <w:rsid w:val="00D0002F"/>
    <w:rsid w:val="00D021D3"/>
    <w:rsid w:val="00D050CC"/>
    <w:rsid w:val="00D05881"/>
    <w:rsid w:val="00D1313A"/>
    <w:rsid w:val="00D15D88"/>
    <w:rsid w:val="00D224A1"/>
    <w:rsid w:val="00D23453"/>
    <w:rsid w:val="00D25AB5"/>
    <w:rsid w:val="00D312B3"/>
    <w:rsid w:val="00D31B33"/>
    <w:rsid w:val="00D41ECA"/>
    <w:rsid w:val="00D445E7"/>
    <w:rsid w:val="00D45613"/>
    <w:rsid w:val="00D50DE4"/>
    <w:rsid w:val="00D52293"/>
    <w:rsid w:val="00D53AE7"/>
    <w:rsid w:val="00D57383"/>
    <w:rsid w:val="00D60E1B"/>
    <w:rsid w:val="00D62DDC"/>
    <w:rsid w:val="00D631F1"/>
    <w:rsid w:val="00D6548C"/>
    <w:rsid w:val="00D65734"/>
    <w:rsid w:val="00D67428"/>
    <w:rsid w:val="00D737C9"/>
    <w:rsid w:val="00D75E2C"/>
    <w:rsid w:val="00D76BBF"/>
    <w:rsid w:val="00D80BAD"/>
    <w:rsid w:val="00D81121"/>
    <w:rsid w:val="00D81B11"/>
    <w:rsid w:val="00D8447E"/>
    <w:rsid w:val="00D91D96"/>
    <w:rsid w:val="00D92847"/>
    <w:rsid w:val="00DA008B"/>
    <w:rsid w:val="00DA3EE3"/>
    <w:rsid w:val="00DA7AC1"/>
    <w:rsid w:val="00DB1936"/>
    <w:rsid w:val="00DC2402"/>
    <w:rsid w:val="00DC305B"/>
    <w:rsid w:val="00DC5407"/>
    <w:rsid w:val="00DC6D25"/>
    <w:rsid w:val="00DD0371"/>
    <w:rsid w:val="00DD37DA"/>
    <w:rsid w:val="00DE0072"/>
    <w:rsid w:val="00DE011A"/>
    <w:rsid w:val="00DE5E64"/>
    <w:rsid w:val="00DF0530"/>
    <w:rsid w:val="00DF0F3D"/>
    <w:rsid w:val="00DF1C25"/>
    <w:rsid w:val="00DF2EFE"/>
    <w:rsid w:val="00E07203"/>
    <w:rsid w:val="00E10297"/>
    <w:rsid w:val="00E1273C"/>
    <w:rsid w:val="00E14F58"/>
    <w:rsid w:val="00E164A9"/>
    <w:rsid w:val="00E24FD0"/>
    <w:rsid w:val="00E25662"/>
    <w:rsid w:val="00E268DF"/>
    <w:rsid w:val="00E27493"/>
    <w:rsid w:val="00E33FEA"/>
    <w:rsid w:val="00E3711B"/>
    <w:rsid w:val="00E37825"/>
    <w:rsid w:val="00E404B6"/>
    <w:rsid w:val="00E453D5"/>
    <w:rsid w:val="00E50C33"/>
    <w:rsid w:val="00E5291A"/>
    <w:rsid w:val="00E5459B"/>
    <w:rsid w:val="00E60C77"/>
    <w:rsid w:val="00E711C5"/>
    <w:rsid w:val="00E71728"/>
    <w:rsid w:val="00E74EDB"/>
    <w:rsid w:val="00E865A1"/>
    <w:rsid w:val="00E9703B"/>
    <w:rsid w:val="00E975E5"/>
    <w:rsid w:val="00EA3B4A"/>
    <w:rsid w:val="00EB1515"/>
    <w:rsid w:val="00EC2D7D"/>
    <w:rsid w:val="00EC2F10"/>
    <w:rsid w:val="00EC3F7B"/>
    <w:rsid w:val="00ED43CD"/>
    <w:rsid w:val="00ED614A"/>
    <w:rsid w:val="00ED6213"/>
    <w:rsid w:val="00ED6270"/>
    <w:rsid w:val="00ED79E0"/>
    <w:rsid w:val="00EE29C0"/>
    <w:rsid w:val="00EE58B5"/>
    <w:rsid w:val="00EE7E7F"/>
    <w:rsid w:val="00EF0365"/>
    <w:rsid w:val="00EF1C17"/>
    <w:rsid w:val="00EF27ED"/>
    <w:rsid w:val="00EF44BC"/>
    <w:rsid w:val="00EF5437"/>
    <w:rsid w:val="00F15F70"/>
    <w:rsid w:val="00F20F4B"/>
    <w:rsid w:val="00F2572C"/>
    <w:rsid w:val="00F27180"/>
    <w:rsid w:val="00F30AFD"/>
    <w:rsid w:val="00F35F44"/>
    <w:rsid w:val="00F36862"/>
    <w:rsid w:val="00F37C81"/>
    <w:rsid w:val="00F37EF9"/>
    <w:rsid w:val="00F44532"/>
    <w:rsid w:val="00F57D61"/>
    <w:rsid w:val="00F61EE5"/>
    <w:rsid w:val="00F65AE2"/>
    <w:rsid w:val="00F6640D"/>
    <w:rsid w:val="00F66DEA"/>
    <w:rsid w:val="00F67C6F"/>
    <w:rsid w:val="00F7092F"/>
    <w:rsid w:val="00F756B0"/>
    <w:rsid w:val="00F812BD"/>
    <w:rsid w:val="00F83FED"/>
    <w:rsid w:val="00F84A7D"/>
    <w:rsid w:val="00F85293"/>
    <w:rsid w:val="00F90AE5"/>
    <w:rsid w:val="00F9137E"/>
    <w:rsid w:val="00F91746"/>
    <w:rsid w:val="00F935B0"/>
    <w:rsid w:val="00F93A86"/>
    <w:rsid w:val="00F95956"/>
    <w:rsid w:val="00F97197"/>
    <w:rsid w:val="00FA1FD6"/>
    <w:rsid w:val="00FA4A38"/>
    <w:rsid w:val="00FA60C8"/>
    <w:rsid w:val="00FA68ED"/>
    <w:rsid w:val="00FB28CF"/>
    <w:rsid w:val="00FB36AB"/>
    <w:rsid w:val="00FB4751"/>
    <w:rsid w:val="00FB4ADD"/>
    <w:rsid w:val="00FC187D"/>
    <w:rsid w:val="00FD0F75"/>
    <w:rsid w:val="00FD35B8"/>
    <w:rsid w:val="00FD4AF8"/>
    <w:rsid w:val="00FD664E"/>
    <w:rsid w:val="00FE02D6"/>
    <w:rsid w:val="00FE18F5"/>
    <w:rsid w:val="00FE3949"/>
    <w:rsid w:val="00FF3669"/>
    <w:rsid w:val="00FF75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5:chartTrackingRefBased/>
  <w15:docId w15:val="{816E4687-BF52-47BC-9ABF-70A81AF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cs-CZ" w:eastAsia="cs-CZ"/>
    </w:rPr>
  </w:style>
  <w:style w:type="paragraph" w:styleId="Heading1">
    <w:name w:val="heading 1"/>
    <w:basedOn w:val="Normal"/>
    <w:next w:val="Normal"/>
    <w:qFormat/>
    <w:rsid w:val="00B269EC"/>
    <w:pPr>
      <w:keepNext/>
      <w:numPr>
        <w:numId w:val="4"/>
      </w:numPr>
      <w:spacing w:after="120"/>
      <w:outlineLvl w:val="0"/>
    </w:pPr>
    <w:rPr>
      <w:rFonts w:ascii="Arial" w:hAnsi="Arial"/>
      <w:b/>
      <w:sz w:val="24"/>
      <w:u w:val="single"/>
    </w:rPr>
  </w:style>
  <w:style w:type="paragraph" w:styleId="Heading2">
    <w:name w:val="heading 2"/>
    <w:basedOn w:val="Normal"/>
    <w:next w:val="Normal"/>
    <w:qFormat/>
    <w:rsid w:val="00B269EC"/>
    <w:pPr>
      <w:keepNext/>
      <w:numPr>
        <w:ilvl w:val="1"/>
        <w:numId w:val="4"/>
      </w:numPr>
      <w:spacing w:after="120"/>
      <w:outlineLvl w:val="1"/>
    </w:pPr>
    <w:rPr>
      <w:rFonts w:ascii="Arial" w:hAnsi="Arial"/>
      <w:b/>
      <w:sz w:val="24"/>
    </w:rPr>
  </w:style>
  <w:style w:type="paragraph" w:styleId="Heading3">
    <w:name w:val="heading 3"/>
    <w:basedOn w:val="Normal"/>
    <w:next w:val="Normal"/>
    <w:qFormat/>
    <w:rsid w:val="00B269EC"/>
    <w:pPr>
      <w:keepNext/>
      <w:numPr>
        <w:ilvl w:val="2"/>
        <w:numId w:val="4"/>
      </w:numPr>
      <w:spacing w:after="120"/>
      <w:jc w:val="both"/>
      <w:outlineLvl w:val="2"/>
    </w:pPr>
    <w:rPr>
      <w:rFonts w:ascii="Arial" w:hAnsi="Arial"/>
      <w:b/>
      <w:sz w:val="22"/>
      <w:u w:val="single"/>
    </w:rPr>
  </w:style>
  <w:style w:type="paragraph" w:styleId="Heading4">
    <w:name w:val="heading 4"/>
    <w:basedOn w:val="Normal"/>
    <w:next w:val="Normal"/>
    <w:link w:val="Heading4Char"/>
    <w:qFormat/>
    <w:rsid w:val="00B269EC"/>
    <w:pPr>
      <w:keepNext/>
      <w:numPr>
        <w:ilvl w:val="3"/>
        <w:numId w:val="4"/>
      </w:numPr>
      <w:spacing w:before="120"/>
      <w:outlineLvl w:val="3"/>
    </w:pPr>
    <w:rPr>
      <w:rFonts w:ascii="Arial" w:hAnsi="Arial"/>
      <w:b/>
      <w:sz w:val="22"/>
    </w:rPr>
  </w:style>
  <w:style w:type="paragraph" w:styleId="Heading5">
    <w:name w:val="heading 5"/>
    <w:basedOn w:val="Normal"/>
    <w:next w:val="Normal"/>
    <w:qFormat/>
    <w:pPr>
      <w:keepNext/>
      <w:numPr>
        <w:numId w:val="1"/>
      </w:numPr>
      <w:tabs>
        <w:tab w:val="left" w:pos="720"/>
      </w:tabs>
      <w:ind w:left="720" w:hanging="720"/>
      <w:outlineLvl w:val="4"/>
    </w:pPr>
    <w:rPr>
      <w:b/>
      <w:sz w:val="28"/>
    </w:rPr>
  </w:style>
  <w:style w:type="paragraph" w:styleId="Heading6">
    <w:name w:val="heading 6"/>
    <w:basedOn w:val="Normal"/>
    <w:next w:val="Normal"/>
    <w:qFormat/>
    <w:pPr>
      <w:keepNext/>
      <w:jc w:val="center"/>
      <w:outlineLvl w:val="5"/>
    </w:pPr>
    <w:rPr>
      <w:b/>
      <w:sz w:val="40"/>
      <w:u w:val="single"/>
    </w:rPr>
  </w:style>
  <w:style w:type="paragraph" w:styleId="Heading7">
    <w:name w:val="heading 7"/>
    <w:basedOn w:val="Normal"/>
    <w:next w:val="Normal"/>
    <w:qFormat/>
    <w:pPr>
      <w:keepNext/>
      <w:outlineLvl w:val="6"/>
    </w:pPr>
    <w:rPr>
      <w:b/>
      <w:sz w:val="32"/>
      <w:u w:val="single"/>
    </w:rPr>
  </w:style>
  <w:style w:type="paragraph" w:styleId="Heading8">
    <w:name w:val="heading 8"/>
    <w:basedOn w:val="Normal"/>
    <w:next w:val="Normal"/>
    <w:qFormat/>
    <w:pPr>
      <w:keepNext/>
      <w:ind w:right="-1"/>
      <w:outlineLvl w:val="7"/>
    </w:pPr>
    <w:rPr>
      <w:sz w:val="24"/>
    </w:rPr>
  </w:style>
  <w:style w:type="paragraph" w:styleId="Heading9">
    <w:name w:val="heading 9"/>
    <w:basedOn w:val="Normal"/>
    <w:next w:val="Normal"/>
    <w:qFormat/>
    <w:pPr>
      <w:keepNext/>
      <w:outlineLvl w:val="8"/>
    </w:pPr>
    <w:rPr>
      <w:b/>
      <w:i/>
      <w:sz w:val="4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lockText1">
    <w:name w:val="Block Text1"/>
    <w:basedOn w:val="Normal"/>
    <w:pPr>
      <w:ind w:left="851" w:right="850"/>
    </w:pPr>
    <w:rPr>
      <w:rFonts w:ascii="Arial" w:hAnsi="Arial"/>
    </w:rPr>
  </w:style>
  <w:style w:type="paragraph" w:styleId="BodyText">
    <w:name w:val="Body Text"/>
    <w:basedOn w:val="Normal"/>
    <w:rPr>
      <w:sz w:val="24"/>
    </w:rPr>
  </w:style>
  <w:style w:type="paragraph" w:customStyle="1" w:styleId="BodyText22">
    <w:name w:val="Body Text 22"/>
    <w:basedOn w:val="Normal"/>
    <w:pPr>
      <w:ind w:left="720"/>
    </w:pPr>
    <w:rPr>
      <w:sz w:val="24"/>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Header">
    <w:name w:val="header"/>
    <w:basedOn w:val="Normal"/>
    <w:pPr>
      <w:tabs>
        <w:tab w:val="center" w:pos="4536"/>
        <w:tab w:val="right" w:pos="9072"/>
      </w:tabs>
      <w:jc w:val="both"/>
    </w:pPr>
    <w:rPr>
      <w:sz w:val="24"/>
    </w:rPr>
  </w:style>
  <w:style w:type="paragraph" w:customStyle="1" w:styleId="BodyText21">
    <w:name w:val="Body Text 21"/>
    <w:basedOn w:val="Normal"/>
    <w:pPr>
      <w:tabs>
        <w:tab w:val="left" w:pos="360"/>
      </w:tabs>
      <w:ind w:right="-1"/>
    </w:pPr>
    <w:rPr>
      <w:rFonts w:ascii="Arial" w:hAnsi="Arial"/>
      <w:sz w:val="24"/>
    </w:rPr>
  </w:style>
  <w:style w:type="paragraph" w:styleId="BodyText2">
    <w:name w:val="Body Text 2"/>
    <w:basedOn w:val="Normal"/>
    <w:pPr>
      <w:jc w:val="both"/>
    </w:pPr>
    <w:rPr>
      <w:rFonts w:ascii="Arial" w:hAnsi="Arial"/>
      <w:sz w:val="24"/>
    </w:rPr>
  </w:style>
  <w:style w:type="paragraph" w:styleId="BodyText3">
    <w:name w:val="Body Text 3"/>
    <w:basedOn w:val="Normal"/>
    <w:pPr>
      <w:spacing w:before="120"/>
      <w:jc w:val="both"/>
    </w:pPr>
    <w:rPr>
      <w:rFonts w:ascii="Arial" w:hAnsi="Arial"/>
      <w:sz w:val="22"/>
    </w:rPr>
  </w:style>
  <w:style w:type="paragraph" w:styleId="Caption">
    <w:name w:val="caption"/>
    <w:basedOn w:val="Normal"/>
    <w:next w:val="Normal"/>
    <w:qFormat/>
    <w:pPr>
      <w:spacing w:before="120" w:after="120"/>
    </w:pPr>
    <w:rPr>
      <w:b/>
    </w:rPr>
  </w:style>
  <w:style w:type="paragraph" w:styleId="TOC1">
    <w:name w:val="toc 1"/>
    <w:basedOn w:val="Normal"/>
    <w:next w:val="Normal"/>
    <w:autoRedefine/>
    <w:uiPriority w:val="39"/>
    <w:rsid w:val="006A1AC8"/>
    <w:pPr>
      <w:tabs>
        <w:tab w:val="left" w:pos="400"/>
        <w:tab w:val="right" w:leader="dot" w:pos="9062"/>
      </w:tabs>
      <w:spacing w:before="60" w:after="60"/>
    </w:pPr>
    <w:rPr>
      <w:rFonts w:ascii="Arial" w:hAnsi="Arial"/>
      <w:b/>
      <w:noProof/>
      <w:sz w:val="22"/>
    </w:rPr>
  </w:style>
  <w:style w:type="paragraph" w:styleId="TOC2">
    <w:name w:val="toc 2"/>
    <w:basedOn w:val="Normal"/>
    <w:next w:val="Normal"/>
    <w:autoRedefine/>
    <w:uiPriority w:val="39"/>
    <w:pPr>
      <w:ind w:left="200"/>
    </w:pPr>
    <w:rPr>
      <w:smallCaps/>
    </w:rPr>
  </w:style>
  <w:style w:type="paragraph" w:styleId="TOC3">
    <w:name w:val="toc 3"/>
    <w:basedOn w:val="Normal"/>
    <w:next w:val="Normal"/>
    <w:autoRedefine/>
    <w:uiPriority w:val="39"/>
    <w:pPr>
      <w:ind w:left="400"/>
    </w:pPr>
    <w:rPr>
      <w:i/>
    </w:rPr>
  </w:style>
  <w:style w:type="paragraph" w:styleId="TOC4">
    <w:name w:val="toc 4"/>
    <w:basedOn w:val="Normal"/>
    <w:next w:val="Normal"/>
    <w:autoRedefine/>
    <w:semiHidden/>
    <w:pPr>
      <w:ind w:left="600"/>
    </w:pPr>
    <w:rPr>
      <w:sz w:val="18"/>
    </w:rPr>
  </w:style>
  <w:style w:type="paragraph" w:styleId="TOC5">
    <w:name w:val="toc 5"/>
    <w:basedOn w:val="Normal"/>
    <w:next w:val="Normal"/>
    <w:autoRedefine/>
    <w:semiHidden/>
    <w:pPr>
      <w:ind w:left="800"/>
    </w:pPr>
    <w:rPr>
      <w:sz w:val="18"/>
    </w:rPr>
  </w:style>
  <w:style w:type="paragraph" w:styleId="TOC6">
    <w:name w:val="toc 6"/>
    <w:basedOn w:val="Normal"/>
    <w:next w:val="Normal"/>
    <w:autoRedefine/>
    <w:semiHidden/>
    <w:pPr>
      <w:ind w:left="1000"/>
    </w:pPr>
    <w:rPr>
      <w:sz w:val="18"/>
    </w:rPr>
  </w:style>
  <w:style w:type="paragraph" w:styleId="TOC7">
    <w:name w:val="toc 7"/>
    <w:basedOn w:val="Normal"/>
    <w:next w:val="Normal"/>
    <w:autoRedefine/>
    <w:semiHidden/>
    <w:pPr>
      <w:ind w:left="1200"/>
    </w:pPr>
    <w:rPr>
      <w:sz w:val="18"/>
    </w:rPr>
  </w:style>
  <w:style w:type="paragraph" w:styleId="TOC8">
    <w:name w:val="toc 8"/>
    <w:basedOn w:val="Normal"/>
    <w:next w:val="Normal"/>
    <w:autoRedefine/>
    <w:semiHidden/>
    <w:pPr>
      <w:ind w:left="1400"/>
    </w:pPr>
    <w:rPr>
      <w:sz w:val="18"/>
    </w:rPr>
  </w:style>
  <w:style w:type="paragraph" w:styleId="TOC9">
    <w:name w:val="toc 9"/>
    <w:basedOn w:val="Normal"/>
    <w:next w:val="Normal"/>
    <w:autoRedefine/>
    <w:semiHidden/>
    <w:pPr>
      <w:ind w:left="1600"/>
    </w:pPr>
    <w:rPr>
      <w:sz w:val="18"/>
    </w:rPr>
  </w:style>
  <w:style w:type="paragraph" w:customStyle="1" w:styleId="Pojmy">
    <w:name w:val="Pojmy"/>
    <w:basedOn w:val="Normal"/>
    <w:next w:val="Normal"/>
    <w:pPr>
      <w:jc w:val="both"/>
    </w:pPr>
    <w:rPr>
      <w:b/>
      <w:i/>
      <w:sz w:val="24"/>
    </w:rPr>
  </w:style>
  <w:style w:type="paragraph" w:styleId="Index1">
    <w:name w:val="index 1"/>
    <w:basedOn w:val="Normal"/>
    <w:next w:val="Normal"/>
    <w:autoRedefine/>
    <w:semiHidden/>
    <w:pPr>
      <w:ind w:left="200" w:hanging="200"/>
    </w:pPr>
  </w:style>
  <w:style w:type="paragraph" w:styleId="Footer">
    <w:name w:val="footer"/>
    <w:basedOn w:val="Normal"/>
    <w:pPr>
      <w:tabs>
        <w:tab w:val="center" w:pos="4536"/>
        <w:tab w:val="right" w:pos="9072"/>
      </w:tabs>
      <w:jc w:val="both"/>
    </w:pPr>
    <w:rPr>
      <w:sz w:val="24"/>
    </w:rPr>
  </w:style>
  <w:style w:type="paragraph" w:styleId="Title">
    <w:name w:val="Title"/>
    <w:basedOn w:val="Normal"/>
    <w:qFormat/>
    <w:pPr>
      <w:spacing w:before="120" w:after="60"/>
      <w:jc w:val="center"/>
      <w:outlineLvl w:val="0"/>
    </w:pPr>
    <w:rPr>
      <w:b/>
      <w:kern w:val="28"/>
      <w:sz w:val="32"/>
    </w:rPr>
  </w:style>
  <w:style w:type="character" w:styleId="PageNumber">
    <w:name w:val="page number"/>
    <w:basedOn w:val="DefaultParagraphFont"/>
  </w:style>
  <w:style w:type="paragraph" w:customStyle="1" w:styleId="Odrky">
    <w:name w:val="Odrážky"/>
    <w:basedOn w:val="Normal"/>
    <w:pPr>
      <w:numPr>
        <w:numId w:val="3"/>
      </w:numPr>
      <w:jc w:val="both"/>
    </w:pPr>
    <w:rPr>
      <w:rFonts w:ascii="Arial" w:hAnsi="Arial"/>
      <w:b/>
      <w:sz w:val="24"/>
    </w:rPr>
  </w:style>
  <w:style w:type="paragraph" w:styleId="TableofFigures">
    <w:name w:val="table of figures"/>
    <w:basedOn w:val="Normal"/>
    <w:next w:val="Normal"/>
    <w:semiHidden/>
    <w:pPr>
      <w:ind w:left="400" w:hanging="400"/>
    </w:pPr>
  </w:style>
  <w:style w:type="table" w:styleId="TableGrid">
    <w:name w:val="Table Grid"/>
    <w:basedOn w:val="TableNormal"/>
    <w:rsid w:val="00CB4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85507A"/>
    <w:rPr>
      <w:rFonts w:ascii="Arial" w:hAnsi="Arial"/>
      <w:b/>
      <w:sz w:val="22"/>
    </w:rPr>
  </w:style>
  <w:style w:type="character" w:styleId="Strong">
    <w:name w:val="Strong"/>
    <w:qFormat/>
    <w:rsid w:val="00EC2D7D"/>
    <w:rPr>
      <w:b/>
    </w:rPr>
  </w:style>
  <w:style w:type="paragraph" w:styleId="CommentSubject">
    <w:name w:val="annotation subject"/>
    <w:basedOn w:val="CommentText"/>
    <w:next w:val="CommentText"/>
    <w:link w:val="CommentSubjectChar"/>
    <w:rsid w:val="00932D34"/>
    <w:rPr>
      <w:b/>
      <w:bCs/>
    </w:rPr>
  </w:style>
  <w:style w:type="character" w:customStyle="1" w:styleId="CommentTextChar">
    <w:name w:val="Comment Text Char"/>
    <w:basedOn w:val="DefaultParagraphFont"/>
    <w:link w:val="CommentText"/>
    <w:semiHidden/>
    <w:rsid w:val="00932D34"/>
  </w:style>
  <w:style w:type="character" w:customStyle="1" w:styleId="CommentSubjectChar">
    <w:name w:val="Comment Subject Char"/>
    <w:link w:val="CommentSubject"/>
    <w:rsid w:val="00932D34"/>
    <w:rPr>
      <w:b/>
      <w:bCs/>
    </w:rPr>
  </w:style>
  <w:style w:type="paragraph" w:styleId="BalloonText">
    <w:name w:val="Balloon Text"/>
    <w:basedOn w:val="Normal"/>
    <w:link w:val="BalloonTextChar"/>
    <w:rsid w:val="00932D34"/>
    <w:rPr>
      <w:rFonts w:ascii="Tahoma" w:hAnsi="Tahoma" w:cs="Tahoma"/>
      <w:sz w:val="16"/>
      <w:szCs w:val="16"/>
    </w:rPr>
  </w:style>
  <w:style w:type="character" w:customStyle="1" w:styleId="BalloonTextChar">
    <w:name w:val="Balloon Text Char"/>
    <w:link w:val="BalloonText"/>
    <w:rsid w:val="00932D34"/>
    <w:rPr>
      <w:rFonts w:ascii="Tahoma" w:hAnsi="Tahoma" w:cs="Tahoma"/>
      <w:sz w:val="16"/>
      <w:szCs w:val="16"/>
    </w:rPr>
  </w:style>
  <w:style w:type="paragraph" w:styleId="Revision">
    <w:name w:val="Revision"/>
    <w:hidden/>
    <w:uiPriority w:val="99"/>
    <w:semiHidden/>
    <w:rsid w:val="006446FB"/>
    <w:rPr>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4AEDD6-869D-4E8D-A6C7-C8A3C4A8F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2732</Words>
  <Characters>15573</Characters>
  <Application>Microsoft Office Word</Application>
  <DocSecurity>0</DocSecurity>
  <Lines>129</Lines>
  <Paragraphs>36</Paragraphs>
  <ScaleCrop>false</ScaleCrop>
  <HeadingPairs>
    <vt:vector size="2" baseType="variant">
      <vt:variant>
        <vt:lpstr>Název</vt:lpstr>
      </vt:variant>
      <vt:variant>
        <vt:i4>1</vt:i4>
      </vt:variant>
    </vt:vector>
  </HeadingPairs>
  <TitlesOfParts>
    <vt:vector size="1" baseType="lpstr">
      <vt:lpstr>ROK 2001</vt:lpstr>
    </vt:vector>
  </TitlesOfParts>
  <Company>FNB</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ROK 2001</dc:title>
  <dc:subject/>
  <dc:creator>ARO</dc:creator>
  <cp:keywords/>
  <cp:lastModifiedBy>Staroňová Jana</cp:lastModifiedBy>
  <cp:revision>2</cp:revision>
  <cp:lastPrinted>2014-02-04T16:45:00Z</cp:lastPrinted>
  <dcterms:created xsi:type="dcterms:W3CDTF">2025-11-29T09:06:00Z</dcterms:created>
  <dcterms:modified xsi:type="dcterms:W3CDTF">2025-11-29T09:06:00Z</dcterms:modified>
</cp:coreProperties>
</file>